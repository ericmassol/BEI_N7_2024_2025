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49739" w14:textId="77777777" w:rsidR="007F7DC4" w:rsidRDefault="00000000">
      <w:pPr>
        <w:pStyle w:val="Corpsdetexte"/>
        <w:ind w:left="1755"/>
      </w:pPr>
      <w:r>
        <w:rPr>
          <w:noProof/>
        </w:rPr>
        <w:drawing>
          <wp:inline distT="0" distB="0" distL="0" distR="0" wp14:anchorId="07C0CC5B" wp14:editId="0A6C62CE">
            <wp:extent cx="3210560" cy="18053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7"/>
                    <a:stretch>
                      <a:fillRect/>
                    </a:stretch>
                  </pic:blipFill>
                  <pic:spPr bwMode="auto">
                    <a:xfrm>
                      <a:off x="0" y="0"/>
                      <a:ext cx="3210560" cy="1805305"/>
                    </a:xfrm>
                    <a:prstGeom prst="rect">
                      <a:avLst/>
                    </a:prstGeom>
                  </pic:spPr>
                </pic:pic>
              </a:graphicData>
            </a:graphic>
          </wp:inline>
        </w:drawing>
      </w:r>
    </w:p>
    <w:p w14:paraId="7C6A4649" w14:textId="77777777" w:rsidR="007F7DC4" w:rsidRDefault="00000000">
      <w:pPr>
        <w:spacing w:before="216" w:line="650" w:lineRule="atLeast"/>
        <w:ind w:left="3410" w:right="3827" w:hanging="1"/>
        <w:jc w:val="center"/>
      </w:pPr>
      <w:r>
        <w:rPr>
          <w:rFonts w:ascii="Georgia" w:hAnsi="Georgia"/>
          <w:b/>
          <w:spacing w:val="-4"/>
          <w:w w:val="110"/>
          <w:sz w:val="28"/>
        </w:rPr>
        <w:t xml:space="preserve">CNES </w:t>
      </w:r>
      <w:r>
        <w:rPr>
          <w:rFonts w:ascii="Georgia" w:hAnsi="Georgia"/>
          <w:b/>
          <w:spacing w:val="-2"/>
          <w:sz w:val="28"/>
        </w:rPr>
        <w:t>ENSEEIHT</w:t>
      </w:r>
    </w:p>
    <w:p w14:paraId="141763E5" w14:textId="77777777" w:rsidR="007F7DC4" w:rsidRDefault="00000000">
      <w:pPr>
        <w:spacing w:before="7"/>
        <w:ind w:left="673"/>
      </w:pPr>
      <w:r>
        <w:rPr>
          <w:rFonts w:ascii="Georgia" w:hAnsi="Georgia"/>
          <w:b/>
          <w:w w:val="105"/>
          <w:sz w:val="28"/>
        </w:rPr>
        <w:t>In</w:t>
      </w:r>
      <w:r>
        <w:rPr>
          <w:rFonts w:ascii="Georgia" w:hAnsi="Georgia"/>
          <w:b/>
          <w:smallCaps/>
          <w:w w:val="105"/>
          <w:sz w:val="28"/>
        </w:rPr>
        <w:t>stitut</w:t>
      </w:r>
      <w:r>
        <w:rPr>
          <w:rFonts w:ascii="Georgia" w:hAnsi="Georgia"/>
          <w:b/>
          <w:spacing w:val="38"/>
          <w:w w:val="105"/>
          <w:sz w:val="28"/>
        </w:rPr>
        <w:t xml:space="preserve"> </w:t>
      </w:r>
      <w:r>
        <w:rPr>
          <w:rFonts w:ascii="Georgia" w:hAnsi="Georgia"/>
          <w:b/>
          <w:w w:val="105"/>
          <w:sz w:val="28"/>
        </w:rPr>
        <w:t>Na</w:t>
      </w:r>
      <w:r>
        <w:rPr>
          <w:rFonts w:ascii="Georgia" w:hAnsi="Georgia"/>
          <w:b/>
          <w:smallCaps/>
          <w:w w:val="105"/>
          <w:sz w:val="28"/>
        </w:rPr>
        <w:t>tional</w:t>
      </w:r>
      <w:r>
        <w:rPr>
          <w:rFonts w:ascii="Georgia" w:hAnsi="Georgia"/>
          <w:b/>
          <w:spacing w:val="38"/>
          <w:w w:val="105"/>
          <w:sz w:val="28"/>
        </w:rPr>
        <w:t xml:space="preserve"> </w:t>
      </w:r>
      <w:r>
        <w:rPr>
          <w:rFonts w:ascii="Georgia" w:hAnsi="Georgia"/>
          <w:b/>
          <w:w w:val="105"/>
          <w:sz w:val="28"/>
        </w:rPr>
        <w:t>P</w:t>
      </w:r>
      <w:r>
        <w:rPr>
          <w:rFonts w:ascii="Georgia" w:hAnsi="Georgia"/>
          <w:b/>
          <w:smallCaps/>
          <w:w w:val="105"/>
          <w:sz w:val="28"/>
        </w:rPr>
        <w:t>ol</w:t>
      </w:r>
      <w:r>
        <w:rPr>
          <w:rFonts w:ascii="Georgia" w:hAnsi="Georgia"/>
          <w:b/>
          <w:w w:val="105"/>
          <w:sz w:val="28"/>
        </w:rPr>
        <w:t>y</w:t>
      </w:r>
      <w:r>
        <w:rPr>
          <w:rFonts w:ascii="Georgia" w:hAnsi="Georgia"/>
          <w:b/>
          <w:smallCaps/>
          <w:w w:val="105"/>
          <w:sz w:val="28"/>
        </w:rPr>
        <w:t>tec</w:t>
      </w:r>
      <w:r>
        <w:rPr>
          <w:rFonts w:ascii="Georgia" w:hAnsi="Georgia"/>
          <w:b/>
          <w:w w:val="105"/>
          <w:sz w:val="28"/>
        </w:rPr>
        <w:t>hn</w:t>
      </w:r>
      <w:r>
        <w:rPr>
          <w:rFonts w:ascii="Georgia" w:hAnsi="Georgia"/>
          <w:b/>
          <w:smallCaps/>
          <w:w w:val="105"/>
          <w:sz w:val="28"/>
        </w:rPr>
        <w:t>ique</w:t>
      </w:r>
      <w:r>
        <w:rPr>
          <w:rFonts w:ascii="Georgia" w:hAnsi="Georgia"/>
          <w:b/>
          <w:spacing w:val="38"/>
          <w:w w:val="105"/>
          <w:sz w:val="28"/>
        </w:rPr>
        <w:t xml:space="preserve"> </w:t>
      </w:r>
      <w:r>
        <w:rPr>
          <w:rFonts w:ascii="Georgia" w:hAnsi="Georgia"/>
          <w:b/>
          <w:smallCaps/>
          <w:w w:val="105"/>
          <w:sz w:val="28"/>
        </w:rPr>
        <w:t>de</w:t>
      </w:r>
      <w:r>
        <w:rPr>
          <w:rFonts w:ascii="Georgia" w:hAnsi="Georgia"/>
          <w:b/>
          <w:spacing w:val="38"/>
          <w:w w:val="105"/>
          <w:sz w:val="28"/>
        </w:rPr>
        <w:t xml:space="preserve"> </w:t>
      </w:r>
      <w:r>
        <w:rPr>
          <w:rFonts w:ascii="Georgia" w:hAnsi="Georgia"/>
          <w:b/>
          <w:spacing w:val="-2"/>
          <w:w w:val="105"/>
          <w:sz w:val="28"/>
        </w:rPr>
        <w:t>T</w:t>
      </w:r>
      <w:r>
        <w:rPr>
          <w:rFonts w:ascii="Georgia" w:hAnsi="Georgia"/>
          <w:b/>
          <w:smallCaps/>
          <w:spacing w:val="-2"/>
          <w:w w:val="105"/>
          <w:sz w:val="28"/>
        </w:rPr>
        <w:t>oulouse</w:t>
      </w:r>
    </w:p>
    <w:p w14:paraId="606007F4" w14:textId="77777777" w:rsidR="007F7DC4" w:rsidRDefault="00000000">
      <w:pPr>
        <w:pStyle w:val="Corpsdetexte"/>
        <w:spacing w:before="85"/>
        <w:rPr>
          <w:rFonts w:ascii="Georgia" w:hAnsi="Georgia"/>
          <w:b/>
          <w:sz w:val="20"/>
        </w:rPr>
      </w:pPr>
      <w:r>
        <w:rPr>
          <w:rFonts w:ascii="Georgia" w:hAnsi="Georgia"/>
          <w:b/>
          <w:noProof/>
          <w:sz w:val="20"/>
        </w:rPr>
        <mc:AlternateContent>
          <mc:Choice Requires="wps">
            <w:drawing>
              <wp:anchor distT="0" distB="0" distL="0" distR="0" simplePos="0" relativeHeight="8" behindDoc="1" locked="0" layoutInCell="1" allowOverlap="1" wp14:anchorId="7B171E99" wp14:editId="40FDC267">
                <wp:simplePos x="0" y="0"/>
                <wp:positionH relativeFrom="page">
                  <wp:posOffset>1440180</wp:posOffset>
                </wp:positionH>
                <wp:positionV relativeFrom="paragraph">
                  <wp:posOffset>213995</wp:posOffset>
                </wp:positionV>
                <wp:extent cx="4682490" cy="3175"/>
                <wp:effectExtent l="0" t="0" r="0" b="0"/>
                <wp:wrapTopAndBottom/>
                <wp:docPr id="2" name="Graphic 2"/>
                <wp:cNvGraphicFramePr/>
                <a:graphic xmlns:a="http://schemas.openxmlformats.org/drawingml/2006/main">
                  <a:graphicData uri="http://schemas.microsoft.com/office/word/2010/wordprocessingShape">
                    <wps:wsp>
                      <wps:cNvSpPr/>
                      <wps:spPr>
                        <a:xfrm>
                          <a:off x="0" y="0"/>
                          <a:ext cx="4681800" cy="2520"/>
                        </a:xfrm>
                        <a:custGeom>
                          <a:avLst/>
                          <a:gdLst/>
                          <a:ahLst/>
                          <a:cxnLst/>
                          <a:rect l="l" t="t" r="r" b="b"/>
                          <a:pathLst>
                            <a:path w="4680585">
                              <a:moveTo>
                                <a:pt x="0" y="0"/>
                              </a:moveTo>
                              <a:lnTo>
                                <a:pt x="4680000" y="0"/>
                              </a:lnTo>
                            </a:path>
                          </a:pathLst>
                        </a:custGeom>
                        <a:noFill/>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5F1E0B95" w14:textId="77777777" w:rsidR="007F7DC4" w:rsidRDefault="00000000">
      <w:pPr>
        <w:spacing w:before="188" w:line="187" w:lineRule="auto"/>
        <w:ind w:left="138" w:right="556" w:firstLine="2"/>
        <w:jc w:val="center"/>
      </w:pPr>
      <w:r>
        <w:rPr>
          <w:rFonts w:ascii="Georgia" w:hAnsi="Georgia"/>
          <w:b/>
          <w:w w:val="110"/>
          <w:sz w:val="34"/>
        </w:rPr>
        <w:t xml:space="preserve">ARCHITECTURE DU SYSTÈME DE </w:t>
      </w:r>
      <w:r>
        <w:rPr>
          <w:rFonts w:ascii="Georgia" w:hAnsi="Georgia"/>
          <w:b/>
          <w:spacing w:val="-2"/>
          <w:w w:val="110"/>
          <w:sz w:val="34"/>
        </w:rPr>
        <w:t>DÉVENTEMENT</w:t>
      </w:r>
      <w:r>
        <w:rPr>
          <w:rFonts w:ascii="Georgia" w:hAnsi="Georgia"/>
          <w:b/>
          <w:spacing w:val="-7"/>
          <w:w w:val="110"/>
          <w:sz w:val="34"/>
        </w:rPr>
        <w:t xml:space="preserve"> </w:t>
      </w:r>
      <w:r>
        <w:rPr>
          <w:rFonts w:ascii="Georgia" w:hAnsi="Georgia"/>
          <w:b/>
          <w:spacing w:val="-2"/>
          <w:w w:val="110"/>
          <w:sz w:val="34"/>
        </w:rPr>
        <w:t>PARACHUTE</w:t>
      </w:r>
      <w:r>
        <w:rPr>
          <w:rFonts w:ascii="Georgia" w:hAnsi="Georgia"/>
          <w:b/>
          <w:spacing w:val="-6"/>
          <w:w w:val="110"/>
          <w:sz w:val="34"/>
        </w:rPr>
        <w:t xml:space="preserve"> </w:t>
      </w:r>
      <w:r>
        <w:rPr>
          <w:rFonts w:ascii="Georgia" w:hAnsi="Georgia"/>
          <w:b/>
          <w:spacing w:val="-2"/>
          <w:w w:val="110"/>
          <w:sz w:val="34"/>
        </w:rPr>
        <w:t>ROBUSTE</w:t>
      </w:r>
      <w:r>
        <w:rPr>
          <w:rFonts w:ascii="Georgia" w:hAnsi="Georgia"/>
          <w:b/>
          <w:spacing w:val="-6"/>
          <w:w w:val="110"/>
          <w:sz w:val="34"/>
        </w:rPr>
        <w:t xml:space="preserve"> </w:t>
      </w:r>
      <w:r>
        <w:rPr>
          <w:rFonts w:ascii="Georgia" w:hAnsi="Georgia"/>
          <w:b/>
          <w:spacing w:val="-2"/>
          <w:w w:val="110"/>
          <w:sz w:val="34"/>
        </w:rPr>
        <w:t xml:space="preserve">À </w:t>
      </w:r>
      <w:r>
        <w:rPr>
          <w:rFonts w:ascii="Georgia" w:hAnsi="Georgia"/>
          <w:b/>
          <w:w w:val="110"/>
          <w:sz w:val="34"/>
        </w:rPr>
        <w:t>LA PANNE AVANCE</w:t>
      </w:r>
    </w:p>
    <w:p w14:paraId="1EAF3B35" w14:textId="77777777" w:rsidR="007F7DC4" w:rsidRDefault="00000000">
      <w:pPr>
        <w:pStyle w:val="Corpsdetexte"/>
        <w:spacing w:before="7"/>
        <w:rPr>
          <w:rFonts w:ascii="Georgia" w:hAnsi="Georgia"/>
          <w:b/>
          <w:sz w:val="17"/>
        </w:rPr>
      </w:pPr>
      <w:r>
        <w:rPr>
          <w:rFonts w:ascii="Georgia" w:hAnsi="Georgia"/>
          <w:b/>
          <w:noProof/>
          <w:sz w:val="17"/>
        </w:rPr>
        <mc:AlternateContent>
          <mc:Choice Requires="wps">
            <w:drawing>
              <wp:anchor distT="0" distB="0" distL="0" distR="0" simplePos="0" relativeHeight="9" behindDoc="1" locked="0" layoutInCell="1" allowOverlap="1" wp14:anchorId="6217B5C5" wp14:editId="42A523ED">
                <wp:simplePos x="0" y="0"/>
                <wp:positionH relativeFrom="page">
                  <wp:posOffset>1440180</wp:posOffset>
                </wp:positionH>
                <wp:positionV relativeFrom="paragraph">
                  <wp:posOffset>142875</wp:posOffset>
                </wp:positionV>
                <wp:extent cx="4682490" cy="3175"/>
                <wp:effectExtent l="0" t="0" r="0" b="0"/>
                <wp:wrapTopAndBottom/>
                <wp:docPr id="3" name="Graphic 3"/>
                <wp:cNvGraphicFramePr/>
                <a:graphic xmlns:a="http://schemas.openxmlformats.org/drawingml/2006/main">
                  <a:graphicData uri="http://schemas.microsoft.com/office/word/2010/wordprocessingShape">
                    <wps:wsp>
                      <wps:cNvSpPr/>
                      <wps:spPr>
                        <a:xfrm>
                          <a:off x="0" y="0"/>
                          <a:ext cx="4681800" cy="2520"/>
                        </a:xfrm>
                        <a:custGeom>
                          <a:avLst/>
                          <a:gdLst/>
                          <a:ahLst/>
                          <a:cxnLst/>
                          <a:rect l="l" t="t" r="r" b="b"/>
                          <a:pathLst>
                            <a:path w="4680585">
                              <a:moveTo>
                                <a:pt x="0" y="0"/>
                              </a:moveTo>
                              <a:lnTo>
                                <a:pt x="4680000" y="0"/>
                              </a:lnTo>
                            </a:path>
                          </a:pathLst>
                        </a:custGeom>
                        <a:noFill/>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437F1F32" w14:textId="77777777" w:rsidR="007F7DC4" w:rsidRDefault="007F7DC4">
      <w:pPr>
        <w:pStyle w:val="Corpsdetexte"/>
        <w:spacing w:before="191"/>
        <w:rPr>
          <w:rFonts w:ascii="Georgia" w:hAnsi="Georgia"/>
          <w:b/>
          <w:sz w:val="20"/>
        </w:rPr>
      </w:pPr>
    </w:p>
    <w:p w14:paraId="7EDC8AD1" w14:textId="77777777" w:rsidR="007F7DC4" w:rsidRDefault="007F7DC4">
      <w:pPr>
        <w:sectPr w:rsidR="007F7DC4">
          <w:pgSz w:w="11906" w:h="16838"/>
          <w:pgMar w:top="1880" w:right="1260" w:bottom="280" w:left="1680" w:header="0" w:footer="0" w:gutter="0"/>
          <w:cols w:space="720"/>
          <w:formProt w:val="0"/>
          <w:docGrid w:linePitch="100"/>
        </w:sectPr>
      </w:pPr>
    </w:p>
    <w:p w14:paraId="6DC662F8" w14:textId="77777777" w:rsidR="007F7DC4" w:rsidRDefault="00000000">
      <w:pPr>
        <w:spacing w:before="105"/>
        <w:ind w:left="1420"/>
      </w:pPr>
      <w:proofErr w:type="spellStart"/>
      <w:r>
        <w:rPr>
          <w:rFonts w:ascii="Georgia" w:hAnsi="Georgia"/>
          <w:b/>
          <w:spacing w:val="-2"/>
          <w:sz w:val="34"/>
        </w:rPr>
        <w:t>Cas</w:t>
      </w:r>
      <w:r>
        <w:rPr>
          <w:rFonts w:ascii="Georgia" w:hAnsi="Georgia"/>
          <w:b/>
          <w:smallCaps/>
          <w:spacing w:val="-2"/>
          <w:sz w:val="34"/>
        </w:rPr>
        <w:t>teres</w:t>
      </w:r>
      <w:proofErr w:type="spellEnd"/>
    </w:p>
    <w:p w14:paraId="6ECFA56C" w14:textId="77777777" w:rsidR="007F7DC4" w:rsidRDefault="00000000">
      <w:pPr>
        <w:spacing w:before="105"/>
        <w:ind w:left="93"/>
      </w:pPr>
      <w:r>
        <w:br w:type="column"/>
      </w:r>
      <w:r>
        <w:rPr>
          <w:rFonts w:ascii="Georgia" w:hAnsi="Georgia"/>
          <w:b/>
          <w:spacing w:val="-2"/>
          <w:sz w:val="34"/>
        </w:rPr>
        <w:t>Ph</w:t>
      </w:r>
      <w:r>
        <w:rPr>
          <w:rFonts w:ascii="Georgia" w:hAnsi="Georgia"/>
          <w:b/>
          <w:smallCaps/>
          <w:spacing w:val="-2"/>
          <w:sz w:val="34"/>
        </w:rPr>
        <w:t>ilippe</w:t>
      </w:r>
      <w:r>
        <w:rPr>
          <w:rFonts w:ascii="Georgia" w:hAnsi="Georgia"/>
          <w:b/>
          <w:spacing w:val="-2"/>
          <w:sz w:val="34"/>
        </w:rPr>
        <w:t>,</w:t>
      </w:r>
    </w:p>
    <w:p w14:paraId="2F0A1EA4" w14:textId="77777777" w:rsidR="007F7DC4" w:rsidRDefault="00000000">
      <w:pPr>
        <w:spacing w:before="105"/>
        <w:ind w:left="93"/>
      </w:pPr>
      <w:r>
        <w:br w:type="column"/>
      </w:r>
      <w:r>
        <w:rPr>
          <w:rFonts w:ascii="Georgia" w:hAnsi="Georgia"/>
          <w:b/>
          <w:spacing w:val="-4"/>
          <w:sz w:val="34"/>
        </w:rPr>
        <w:t>L</w:t>
      </w:r>
      <w:r>
        <w:rPr>
          <w:rFonts w:ascii="Georgia" w:hAnsi="Georgia"/>
          <w:b/>
          <w:smallCaps/>
          <w:spacing w:val="-4"/>
          <w:sz w:val="34"/>
        </w:rPr>
        <w:t>oic</w:t>
      </w:r>
    </w:p>
    <w:p w14:paraId="32463D8A" w14:textId="77777777" w:rsidR="007F7DC4" w:rsidRDefault="00000000">
      <w:pPr>
        <w:spacing w:before="105"/>
        <w:ind w:left="93"/>
      </w:pPr>
      <w:r>
        <w:br w:type="column"/>
      </w:r>
      <w:r>
        <w:rPr>
          <w:rFonts w:ascii="Georgia" w:hAnsi="Georgia"/>
          <w:b/>
          <w:spacing w:val="-2"/>
          <w:sz w:val="34"/>
        </w:rPr>
        <w:t>Ba</w:t>
      </w:r>
      <w:r>
        <w:rPr>
          <w:rFonts w:ascii="Georgia" w:hAnsi="Georgia"/>
          <w:b/>
          <w:smallCaps/>
          <w:spacing w:val="-2"/>
          <w:sz w:val="34"/>
        </w:rPr>
        <w:t>rthe</w:t>
      </w:r>
    </w:p>
    <w:p w14:paraId="4BB3A74E" w14:textId="77777777" w:rsidR="007F7DC4" w:rsidRDefault="007F7DC4">
      <w:pPr>
        <w:sectPr w:rsidR="007F7DC4">
          <w:type w:val="continuous"/>
          <w:pgSz w:w="11906" w:h="16838"/>
          <w:pgMar w:top="1880" w:right="1260" w:bottom="280" w:left="1680" w:header="0" w:footer="0" w:gutter="0"/>
          <w:cols w:num="4" w:space="720" w:equalWidth="0">
            <w:col w:w="3048" w:space="40"/>
            <w:col w:w="1687" w:space="38"/>
            <w:col w:w="865" w:space="38"/>
            <w:col w:w="3249"/>
          </w:cols>
          <w:formProt w:val="0"/>
          <w:docGrid w:linePitch="100"/>
        </w:sectPr>
      </w:pPr>
    </w:p>
    <w:p w14:paraId="462642D0" w14:textId="77777777" w:rsidR="007F7DC4" w:rsidRDefault="00000000">
      <w:pPr>
        <w:spacing w:before="52"/>
        <w:ind w:left="1559"/>
      </w:pPr>
      <w:r>
        <w:rPr>
          <w:rFonts w:ascii="Georgia" w:hAnsi="Georgia"/>
          <w:b/>
          <w:spacing w:val="-4"/>
          <w:sz w:val="34"/>
        </w:rPr>
        <w:t>É</w:t>
      </w:r>
      <w:r>
        <w:rPr>
          <w:rFonts w:ascii="Georgia" w:hAnsi="Georgia"/>
          <w:b/>
          <w:smallCaps/>
          <w:spacing w:val="-4"/>
          <w:sz w:val="34"/>
        </w:rPr>
        <w:t>ric</w:t>
      </w:r>
    </w:p>
    <w:p w14:paraId="44DDF97B" w14:textId="77777777" w:rsidR="007F7DC4" w:rsidRDefault="00000000">
      <w:pPr>
        <w:spacing w:before="52"/>
        <w:ind w:left="93"/>
      </w:pPr>
      <w:r>
        <w:br w:type="column"/>
      </w:r>
      <w:proofErr w:type="spellStart"/>
      <w:r>
        <w:rPr>
          <w:rFonts w:ascii="Georgia" w:hAnsi="Georgia"/>
          <w:b/>
          <w:spacing w:val="-2"/>
          <w:sz w:val="34"/>
        </w:rPr>
        <w:t>Mass</w:t>
      </w:r>
      <w:r>
        <w:rPr>
          <w:rFonts w:ascii="Georgia" w:hAnsi="Georgia"/>
          <w:b/>
          <w:smallCaps/>
          <w:spacing w:val="-2"/>
          <w:sz w:val="34"/>
        </w:rPr>
        <w:t>ol</w:t>
      </w:r>
      <w:proofErr w:type="spellEnd"/>
      <w:r>
        <w:rPr>
          <w:rFonts w:ascii="Georgia" w:hAnsi="Georgia"/>
          <w:b/>
          <w:spacing w:val="-2"/>
          <w:sz w:val="34"/>
        </w:rPr>
        <w:t>,</w:t>
      </w:r>
    </w:p>
    <w:p w14:paraId="12B8CE4F" w14:textId="77777777" w:rsidR="007F7DC4" w:rsidRDefault="00000000">
      <w:pPr>
        <w:spacing w:before="52"/>
        <w:ind w:left="93"/>
      </w:pPr>
      <w:r>
        <w:br w:type="column"/>
      </w:r>
      <w:r>
        <w:rPr>
          <w:rFonts w:ascii="Georgia" w:hAnsi="Georgia"/>
          <w:b/>
          <w:spacing w:val="-2"/>
          <w:sz w:val="34"/>
        </w:rPr>
        <w:t>A</w:t>
      </w:r>
      <w:r>
        <w:rPr>
          <w:rFonts w:ascii="Georgia" w:hAnsi="Georgia"/>
          <w:b/>
          <w:smallCaps/>
          <w:spacing w:val="-2"/>
          <w:sz w:val="34"/>
        </w:rPr>
        <w:t>lexa</w:t>
      </w:r>
      <w:r>
        <w:rPr>
          <w:rFonts w:ascii="Georgia" w:hAnsi="Georgia"/>
          <w:b/>
          <w:spacing w:val="-2"/>
          <w:sz w:val="34"/>
        </w:rPr>
        <w:t>nd</w:t>
      </w:r>
      <w:r>
        <w:rPr>
          <w:rFonts w:ascii="Georgia" w:hAnsi="Georgia"/>
          <w:b/>
          <w:smallCaps/>
          <w:spacing w:val="-2"/>
          <w:sz w:val="34"/>
        </w:rPr>
        <w:t>re</w:t>
      </w:r>
    </w:p>
    <w:p w14:paraId="56CF7262" w14:textId="77777777" w:rsidR="007F7DC4" w:rsidRDefault="00000000">
      <w:pPr>
        <w:spacing w:before="52"/>
        <w:ind w:left="93"/>
      </w:pPr>
      <w:r>
        <w:br w:type="column"/>
      </w:r>
      <w:r>
        <w:rPr>
          <w:rFonts w:ascii="Georgia" w:hAnsi="Georgia"/>
          <w:b/>
          <w:spacing w:val="-4"/>
          <w:w w:val="105"/>
          <w:sz w:val="34"/>
        </w:rPr>
        <w:t>Pa</w:t>
      </w:r>
      <w:r>
        <w:rPr>
          <w:rFonts w:ascii="Georgia" w:hAnsi="Georgia"/>
          <w:b/>
          <w:smallCaps/>
          <w:spacing w:val="-4"/>
          <w:w w:val="105"/>
          <w:sz w:val="34"/>
        </w:rPr>
        <w:t>ul</w:t>
      </w:r>
    </w:p>
    <w:p w14:paraId="6F63F097" w14:textId="77777777" w:rsidR="007F7DC4" w:rsidRDefault="007F7DC4">
      <w:pPr>
        <w:sectPr w:rsidR="007F7DC4">
          <w:type w:val="continuous"/>
          <w:pgSz w:w="11906" w:h="16838"/>
          <w:pgMar w:top="1880" w:right="1260" w:bottom="280" w:left="1680" w:header="0" w:footer="0" w:gutter="0"/>
          <w:cols w:num="4" w:space="720" w:equalWidth="0">
            <w:col w:w="2353" w:space="40"/>
            <w:col w:w="1508" w:space="38"/>
            <w:col w:w="2055" w:space="40"/>
            <w:col w:w="2929"/>
          </w:cols>
          <w:formProt w:val="0"/>
          <w:docGrid w:linePitch="100"/>
        </w:sectPr>
      </w:pPr>
    </w:p>
    <w:p w14:paraId="6811CCA3" w14:textId="77777777" w:rsidR="007F7DC4" w:rsidRPr="00CF3CCC" w:rsidRDefault="00000000">
      <w:pPr>
        <w:spacing w:before="272" w:line="470" w:lineRule="atLeast"/>
        <w:ind w:left="2836" w:right="3254"/>
        <w:jc w:val="center"/>
        <w:rPr>
          <w:lang w:val="en-US"/>
          <w:rPrChange w:id="0" w:author="Paul, Alexandre J" w:date="2025-01-29T10:37:00Z" w16du:dateUtc="2025-01-29T09:37:00Z">
            <w:rPr/>
          </w:rPrChange>
        </w:rPr>
      </w:pPr>
      <w:proofErr w:type="spellStart"/>
      <w:proofErr w:type="gramStart"/>
      <w:r w:rsidRPr="00CF3CCC">
        <w:rPr>
          <w:rFonts w:ascii="Georgia" w:hAnsi="Georgia"/>
          <w:b/>
          <w:w w:val="105"/>
          <w:sz w:val="28"/>
          <w:lang w:val="en-US"/>
        </w:rPr>
        <w:t>S</w:t>
      </w:r>
      <w:r w:rsidRPr="00CF3CCC">
        <w:rPr>
          <w:rFonts w:ascii="Georgia" w:hAnsi="Georgia"/>
          <w:b/>
          <w:smallCaps/>
          <w:w w:val="105"/>
          <w:sz w:val="28"/>
          <w:lang w:val="en-US"/>
        </w:rPr>
        <w:t>uper</w:t>
      </w:r>
      <w:r w:rsidRPr="00CF3CCC">
        <w:rPr>
          <w:rFonts w:ascii="Georgia" w:hAnsi="Georgia"/>
          <w:b/>
          <w:w w:val="105"/>
          <w:sz w:val="28"/>
          <w:lang w:val="en-US"/>
        </w:rPr>
        <w:t>v</w:t>
      </w:r>
      <w:r w:rsidRPr="00CF3CCC">
        <w:rPr>
          <w:rFonts w:ascii="Georgia" w:hAnsi="Georgia"/>
          <w:b/>
          <w:smallCaps/>
          <w:w w:val="105"/>
          <w:sz w:val="28"/>
          <w:lang w:val="en-US"/>
        </w:rPr>
        <w:t>iseur</w:t>
      </w:r>
      <w:proofErr w:type="spellEnd"/>
      <w:r w:rsidRPr="00CF3CCC">
        <w:rPr>
          <w:rFonts w:ascii="Georgia" w:hAnsi="Georgia"/>
          <w:b/>
          <w:w w:val="105"/>
          <w:sz w:val="28"/>
          <w:lang w:val="en-US"/>
        </w:rPr>
        <w:t xml:space="preserve"> :</w:t>
      </w:r>
      <w:proofErr w:type="gramEnd"/>
      <w:r w:rsidRPr="00CF3CCC">
        <w:rPr>
          <w:rFonts w:ascii="Georgia" w:hAnsi="Georgia"/>
          <w:b/>
          <w:w w:val="105"/>
          <w:sz w:val="28"/>
          <w:lang w:val="en-US"/>
        </w:rPr>
        <w:t xml:space="preserve"> MIRC</w:t>
      </w:r>
      <w:r w:rsidRPr="00CF3CCC">
        <w:rPr>
          <w:rFonts w:ascii="Georgia" w:hAnsi="Georgia"/>
          <w:b/>
          <w:spacing w:val="78"/>
          <w:w w:val="105"/>
          <w:sz w:val="28"/>
          <w:lang w:val="en-US"/>
        </w:rPr>
        <w:t xml:space="preserve"> </w:t>
      </w:r>
      <w:proofErr w:type="spellStart"/>
      <w:r w:rsidRPr="00CF3CCC">
        <w:rPr>
          <w:rFonts w:ascii="Georgia" w:hAnsi="Georgia"/>
          <w:b/>
          <w:smallCaps/>
          <w:spacing w:val="-2"/>
          <w:w w:val="105"/>
          <w:sz w:val="28"/>
          <w:lang w:val="en-US"/>
        </w:rPr>
        <w:t>frédéri</w:t>
      </w:r>
      <w:proofErr w:type="spellEnd"/>
    </w:p>
    <w:p w14:paraId="0DE465C1" w14:textId="77777777" w:rsidR="007F7DC4" w:rsidRPr="00CF3CCC" w:rsidRDefault="007F7DC4">
      <w:pPr>
        <w:rPr>
          <w:lang w:val="en-US"/>
          <w:rPrChange w:id="1" w:author="Paul, Alexandre J" w:date="2025-01-29T10:37:00Z" w16du:dateUtc="2025-01-29T09:37:00Z">
            <w:rPr/>
          </w:rPrChange>
        </w:rPr>
        <w:sectPr w:rsidR="007F7DC4" w:rsidRPr="00CF3CCC">
          <w:type w:val="continuous"/>
          <w:pgSz w:w="11906" w:h="16838"/>
          <w:pgMar w:top="1880" w:right="1260" w:bottom="280" w:left="1680" w:header="0" w:footer="0" w:gutter="0"/>
          <w:cols w:space="720"/>
          <w:formProt w:val="0"/>
          <w:docGrid w:linePitch="100"/>
        </w:sectPr>
      </w:pPr>
    </w:p>
    <w:p w14:paraId="0E205D1B" w14:textId="77777777" w:rsidR="007F7DC4" w:rsidRPr="00CF3CCC" w:rsidRDefault="00000000">
      <w:pPr>
        <w:spacing w:before="86"/>
        <w:jc w:val="right"/>
        <w:rPr>
          <w:lang w:val="en-US"/>
          <w:rPrChange w:id="2" w:author="Paul, Alexandre J" w:date="2025-01-29T10:37:00Z" w16du:dateUtc="2025-01-29T09:37:00Z">
            <w:rPr/>
          </w:rPrChange>
        </w:rPr>
      </w:pPr>
      <w:proofErr w:type="gramStart"/>
      <w:r w:rsidRPr="00CF3CCC">
        <w:rPr>
          <w:rFonts w:ascii="Georgia" w:hAnsi="Georgia"/>
          <w:b/>
          <w:smallCaps/>
          <w:spacing w:val="-2"/>
          <w:w w:val="110"/>
          <w:sz w:val="28"/>
          <w:lang w:val="en-US"/>
        </w:rPr>
        <w:t>pro</w:t>
      </w:r>
      <w:r w:rsidRPr="00CF3CCC">
        <w:rPr>
          <w:rFonts w:ascii="Georgia" w:hAnsi="Georgia"/>
          <w:b/>
          <w:spacing w:val="-2"/>
          <w:w w:val="110"/>
          <w:sz w:val="28"/>
          <w:lang w:val="en-US"/>
        </w:rPr>
        <w:t>j</w:t>
      </w:r>
      <w:r w:rsidRPr="00CF3CCC">
        <w:rPr>
          <w:rFonts w:ascii="Georgia" w:hAnsi="Georgia"/>
          <w:b/>
          <w:smallCaps/>
          <w:spacing w:val="-2"/>
          <w:w w:val="110"/>
          <w:sz w:val="28"/>
          <w:lang w:val="en-US"/>
        </w:rPr>
        <w:t>ect</w:t>
      </w:r>
      <w:proofErr w:type="gramEnd"/>
    </w:p>
    <w:p w14:paraId="0AA08CEF" w14:textId="77777777" w:rsidR="007F7DC4" w:rsidRPr="00CF3CCC" w:rsidRDefault="00000000">
      <w:pPr>
        <w:spacing w:before="86"/>
        <w:ind w:left="74"/>
        <w:rPr>
          <w:lang w:val="en-US"/>
          <w:rPrChange w:id="3" w:author="Paul, Alexandre J" w:date="2025-01-29T10:37:00Z" w16du:dateUtc="2025-01-29T09:37:00Z">
            <w:rPr/>
          </w:rPrChange>
        </w:rPr>
      </w:pPr>
      <w:r w:rsidRPr="00CF3CCC">
        <w:rPr>
          <w:lang w:val="en-US"/>
          <w:rPrChange w:id="4" w:author="Paul, Alexandre J" w:date="2025-01-29T10:37:00Z" w16du:dateUtc="2025-01-29T09:37:00Z">
            <w:rPr/>
          </w:rPrChange>
        </w:rPr>
        <w:br w:type="column"/>
      </w:r>
      <w:proofErr w:type="gramStart"/>
      <w:r w:rsidRPr="00CF3CCC">
        <w:rPr>
          <w:rFonts w:ascii="Georgia" w:hAnsi="Georgia"/>
          <w:b/>
          <w:smallCaps/>
          <w:spacing w:val="-4"/>
          <w:w w:val="110"/>
          <w:sz w:val="28"/>
          <w:lang w:val="en-US"/>
        </w:rPr>
        <w:t>mana</w:t>
      </w:r>
      <w:r w:rsidRPr="00CF3CCC">
        <w:rPr>
          <w:rFonts w:ascii="Georgia" w:hAnsi="Georgia"/>
          <w:b/>
          <w:spacing w:val="-4"/>
          <w:w w:val="110"/>
          <w:sz w:val="28"/>
          <w:lang w:val="en-US"/>
        </w:rPr>
        <w:t>g</w:t>
      </w:r>
      <w:r w:rsidRPr="00CF3CCC">
        <w:rPr>
          <w:rFonts w:ascii="Georgia" w:hAnsi="Georgia"/>
          <w:b/>
          <w:smallCaps/>
          <w:spacing w:val="-4"/>
          <w:w w:val="110"/>
          <w:sz w:val="28"/>
          <w:lang w:val="en-US"/>
        </w:rPr>
        <w:t>er</w:t>
      </w:r>
      <w:proofErr w:type="gramEnd"/>
    </w:p>
    <w:p w14:paraId="4C4B622C" w14:textId="77777777" w:rsidR="007F7DC4" w:rsidRPr="00CF3CCC" w:rsidRDefault="00000000">
      <w:pPr>
        <w:spacing w:before="86"/>
        <w:ind w:left="74"/>
        <w:rPr>
          <w:lang w:val="en-US"/>
          <w:rPrChange w:id="5" w:author="Paul, Alexandre J" w:date="2025-01-29T10:37:00Z" w16du:dateUtc="2025-01-29T09:37:00Z">
            <w:rPr/>
          </w:rPrChange>
        </w:rPr>
      </w:pPr>
      <w:r w:rsidRPr="00CF3CCC">
        <w:rPr>
          <w:lang w:val="en-US"/>
          <w:rPrChange w:id="6" w:author="Paul, Alexandre J" w:date="2025-01-29T10:37:00Z" w16du:dateUtc="2025-01-29T09:37:00Z">
            <w:rPr/>
          </w:rPrChange>
        </w:rPr>
        <w:br w:type="column"/>
      </w:r>
      <w:r w:rsidRPr="00CF3CCC">
        <w:rPr>
          <w:rFonts w:ascii="Georgia" w:hAnsi="Georgia"/>
          <w:b/>
          <w:spacing w:val="-4"/>
          <w:w w:val="110"/>
          <w:sz w:val="28"/>
          <w:lang w:val="en-US"/>
        </w:rPr>
        <w:t>CNES</w:t>
      </w:r>
    </w:p>
    <w:p w14:paraId="0302186A" w14:textId="77777777" w:rsidR="007F7DC4" w:rsidRPr="00CF3CCC" w:rsidRDefault="007F7DC4">
      <w:pPr>
        <w:rPr>
          <w:lang w:val="en-US"/>
          <w:rPrChange w:id="7" w:author="Paul, Alexandre J" w:date="2025-01-29T10:37:00Z" w16du:dateUtc="2025-01-29T09:37:00Z">
            <w:rPr/>
          </w:rPrChange>
        </w:rPr>
        <w:sectPr w:rsidR="007F7DC4" w:rsidRPr="00CF3CCC">
          <w:type w:val="continuous"/>
          <w:pgSz w:w="11906" w:h="16838"/>
          <w:pgMar w:top="1880" w:right="1260" w:bottom="280" w:left="1680" w:header="0" w:footer="0" w:gutter="0"/>
          <w:cols w:num="3" w:space="720" w:equalWidth="0">
            <w:col w:w="3565" w:space="40"/>
            <w:col w:w="1424" w:space="38"/>
            <w:col w:w="3897"/>
          </w:cols>
          <w:formProt w:val="0"/>
          <w:docGrid w:linePitch="100"/>
        </w:sectPr>
      </w:pPr>
    </w:p>
    <w:p w14:paraId="026F599A" w14:textId="77777777" w:rsidR="007F7DC4" w:rsidRPr="00CF3CCC" w:rsidRDefault="007F7DC4">
      <w:pPr>
        <w:pStyle w:val="Corpsdetexte"/>
        <w:rPr>
          <w:rFonts w:ascii="Georgia" w:hAnsi="Georgia"/>
          <w:b/>
          <w:sz w:val="20"/>
          <w:lang w:val="en-US"/>
        </w:rPr>
      </w:pPr>
    </w:p>
    <w:p w14:paraId="04CD1A2E" w14:textId="77777777" w:rsidR="007F7DC4" w:rsidRPr="00CF3CCC" w:rsidRDefault="007F7DC4">
      <w:pPr>
        <w:pStyle w:val="Corpsdetexte"/>
        <w:rPr>
          <w:rFonts w:ascii="Georgia" w:hAnsi="Georgia"/>
          <w:b/>
          <w:sz w:val="20"/>
          <w:lang w:val="en-US"/>
        </w:rPr>
      </w:pPr>
    </w:p>
    <w:p w14:paraId="4B7207C9" w14:textId="77777777" w:rsidR="007F7DC4" w:rsidRPr="00CF3CCC" w:rsidRDefault="007F7DC4">
      <w:pPr>
        <w:pStyle w:val="Corpsdetexte"/>
        <w:spacing w:before="46" w:after="1"/>
        <w:rPr>
          <w:rFonts w:ascii="Georgia" w:hAnsi="Georgia"/>
          <w:b/>
          <w:sz w:val="20"/>
          <w:lang w:val="en-US"/>
        </w:rPr>
      </w:pPr>
    </w:p>
    <w:p w14:paraId="70A17B41" w14:textId="77777777" w:rsidR="007F7DC4" w:rsidRDefault="00000000">
      <w:pPr>
        <w:tabs>
          <w:tab w:val="left" w:pos="4977"/>
        </w:tabs>
        <w:ind w:left="939"/>
      </w:pPr>
      <w:r>
        <w:rPr>
          <w:noProof/>
        </w:rPr>
        <w:drawing>
          <wp:inline distT="0" distB="0" distL="0" distR="0" wp14:anchorId="54602160" wp14:editId="06ED3765">
            <wp:extent cx="1600200" cy="13500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8"/>
                    <a:stretch>
                      <a:fillRect/>
                    </a:stretch>
                  </pic:blipFill>
                  <pic:spPr bwMode="auto">
                    <a:xfrm>
                      <a:off x="0" y="0"/>
                      <a:ext cx="1600200" cy="1350010"/>
                    </a:xfrm>
                    <a:prstGeom prst="rect">
                      <a:avLst/>
                    </a:prstGeom>
                  </pic:spPr>
                </pic:pic>
              </a:graphicData>
            </a:graphic>
          </wp:inline>
        </w:drawing>
      </w:r>
      <w:r>
        <w:rPr>
          <w:rFonts w:ascii="Georgia" w:hAnsi="Georgia"/>
          <w:sz w:val="20"/>
        </w:rPr>
        <w:tab/>
      </w:r>
      <w:r>
        <w:rPr>
          <w:noProof/>
        </w:rPr>
        <w:drawing>
          <wp:inline distT="0" distB="0" distL="0" distR="0" wp14:anchorId="5572D729" wp14:editId="31B525F3">
            <wp:extent cx="1776095" cy="6445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9"/>
                    <a:stretch>
                      <a:fillRect/>
                    </a:stretch>
                  </pic:blipFill>
                  <pic:spPr bwMode="auto">
                    <a:xfrm>
                      <a:off x="0" y="0"/>
                      <a:ext cx="1776095" cy="644525"/>
                    </a:xfrm>
                    <a:prstGeom prst="rect">
                      <a:avLst/>
                    </a:prstGeom>
                  </pic:spPr>
                </pic:pic>
              </a:graphicData>
            </a:graphic>
          </wp:inline>
        </w:drawing>
      </w:r>
    </w:p>
    <w:p w14:paraId="7E025968" w14:textId="77777777" w:rsidR="007F7DC4" w:rsidRDefault="007F7DC4">
      <w:pPr>
        <w:pStyle w:val="Corpsdetexte"/>
        <w:rPr>
          <w:rFonts w:ascii="Georgia" w:hAnsi="Georgia"/>
          <w:b/>
          <w:sz w:val="20"/>
        </w:rPr>
      </w:pPr>
    </w:p>
    <w:p w14:paraId="3B2CE118" w14:textId="77777777" w:rsidR="007F7DC4" w:rsidRDefault="00000000">
      <w:pPr>
        <w:pStyle w:val="Corpsdetexte"/>
        <w:spacing w:before="67"/>
        <w:rPr>
          <w:rFonts w:ascii="Georgia" w:hAnsi="Georgia"/>
          <w:b/>
          <w:sz w:val="20"/>
        </w:rPr>
      </w:pPr>
      <w:r>
        <w:rPr>
          <w:rFonts w:ascii="Georgia" w:hAnsi="Georgia"/>
          <w:b/>
          <w:noProof/>
          <w:sz w:val="20"/>
        </w:rPr>
        <mc:AlternateContent>
          <mc:Choice Requires="wps">
            <w:drawing>
              <wp:anchor distT="0" distB="0" distL="0" distR="0" simplePos="0" relativeHeight="10" behindDoc="1" locked="0" layoutInCell="1" allowOverlap="1" wp14:anchorId="0D7D9DE4" wp14:editId="271EF9AA">
                <wp:simplePos x="0" y="0"/>
                <wp:positionH relativeFrom="page">
                  <wp:posOffset>1134110</wp:posOffset>
                </wp:positionH>
                <wp:positionV relativeFrom="paragraph">
                  <wp:posOffset>202565</wp:posOffset>
                </wp:positionV>
                <wp:extent cx="5293995" cy="3175"/>
                <wp:effectExtent l="0" t="0" r="0" b="0"/>
                <wp:wrapTopAndBottom/>
                <wp:docPr id="6" name="Graphic 6"/>
                <wp:cNvGraphicFramePr/>
                <a:graphic xmlns:a="http://schemas.openxmlformats.org/drawingml/2006/main">
                  <a:graphicData uri="http://schemas.microsoft.com/office/word/2010/wordprocessingShape">
                    <wps:wsp>
                      <wps:cNvSpPr/>
                      <wps:spPr>
                        <a:xfrm>
                          <a:off x="0" y="0"/>
                          <a:ext cx="5293440" cy="2520"/>
                        </a:xfrm>
                        <a:custGeom>
                          <a:avLst/>
                          <a:gdLst/>
                          <a:ahLst/>
                          <a:cxnLst/>
                          <a:rect l="l" t="t" r="r" b="b"/>
                          <a:pathLst>
                            <a:path w="5292090">
                              <a:moveTo>
                                <a:pt x="0" y="0"/>
                              </a:moveTo>
                              <a:lnTo>
                                <a:pt x="5291975" y="0"/>
                              </a:lnTo>
                            </a:path>
                          </a:pathLst>
                        </a:custGeom>
                        <a:noFill/>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14:paraId="43C4285D" w14:textId="77777777" w:rsidR="007F7DC4" w:rsidRDefault="00000000">
      <w:pPr>
        <w:spacing w:before="61"/>
        <w:ind w:left="105"/>
      </w:pPr>
      <w:r>
        <w:rPr>
          <w:rFonts w:ascii="Cambria" w:hAnsi="Cambria"/>
          <w:b/>
          <w:w w:val="120"/>
          <w:sz w:val="24"/>
        </w:rPr>
        <w:t>B</w:t>
      </w:r>
      <w:r>
        <w:rPr>
          <w:rFonts w:ascii="Cambria" w:hAnsi="Cambria"/>
          <w:b/>
          <w:smallCaps/>
          <w:w w:val="120"/>
          <w:sz w:val="24"/>
        </w:rPr>
        <w:t>ureau</w:t>
      </w:r>
      <w:r>
        <w:rPr>
          <w:rFonts w:ascii="Cambria" w:hAnsi="Cambria"/>
          <w:b/>
          <w:spacing w:val="54"/>
          <w:w w:val="120"/>
          <w:sz w:val="24"/>
        </w:rPr>
        <w:t xml:space="preserve"> </w:t>
      </w:r>
      <w:proofErr w:type="spellStart"/>
      <w:r>
        <w:rPr>
          <w:rFonts w:ascii="Cambria" w:hAnsi="Cambria"/>
          <w:b/>
          <w:w w:val="120"/>
          <w:sz w:val="24"/>
        </w:rPr>
        <w:t>D’E</w:t>
      </w:r>
      <w:r>
        <w:rPr>
          <w:rFonts w:ascii="Cambria" w:hAnsi="Cambria"/>
          <w:b/>
          <w:smallCaps/>
          <w:w w:val="120"/>
          <w:sz w:val="24"/>
        </w:rPr>
        <w:t>tu</w:t>
      </w:r>
      <w:r>
        <w:rPr>
          <w:rFonts w:ascii="Cambria" w:hAnsi="Cambria"/>
          <w:b/>
          <w:w w:val="120"/>
          <w:sz w:val="24"/>
        </w:rPr>
        <w:t>D</w:t>
      </w:r>
      <w:r>
        <w:rPr>
          <w:rFonts w:ascii="Cambria" w:hAnsi="Cambria"/>
          <w:b/>
          <w:smallCaps/>
          <w:w w:val="120"/>
          <w:sz w:val="24"/>
        </w:rPr>
        <w:t>e</w:t>
      </w:r>
      <w:proofErr w:type="spellEnd"/>
      <w:r>
        <w:rPr>
          <w:rFonts w:ascii="Cambria" w:hAnsi="Cambria"/>
          <w:b/>
          <w:spacing w:val="55"/>
          <w:w w:val="120"/>
          <w:sz w:val="24"/>
        </w:rPr>
        <w:t xml:space="preserve"> </w:t>
      </w:r>
      <w:proofErr w:type="spellStart"/>
      <w:r>
        <w:rPr>
          <w:rFonts w:ascii="Cambria" w:hAnsi="Cambria"/>
          <w:b/>
          <w:w w:val="120"/>
          <w:sz w:val="24"/>
        </w:rPr>
        <w:t>InD</w:t>
      </w:r>
      <w:r>
        <w:rPr>
          <w:rFonts w:ascii="Cambria" w:hAnsi="Cambria"/>
          <w:b/>
          <w:smallCaps/>
          <w:w w:val="120"/>
          <w:sz w:val="24"/>
        </w:rPr>
        <w:t>u</w:t>
      </w:r>
      <w:r>
        <w:rPr>
          <w:rFonts w:ascii="Cambria" w:hAnsi="Cambria"/>
          <w:b/>
          <w:w w:val="120"/>
          <w:sz w:val="24"/>
        </w:rPr>
        <w:t>s</w:t>
      </w:r>
      <w:r>
        <w:rPr>
          <w:rFonts w:ascii="Cambria" w:hAnsi="Cambria"/>
          <w:b/>
          <w:smallCaps/>
          <w:w w:val="120"/>
          <w:sz w:val="24"/>
        </w:rPr>
        <w:t>triel</w:t>
      </w:r>
      <w:proofErr w:type="spellEnd"/>
      <w:r>
        <w:rPr>
          <w:rFonts w:ascii="Cambria" w:hAnsi="Cambria"/>
          <w:b/>
          <w:spacing w:val="55"/>
          <w:w w:val="120"/>
          <w:sz w:val="24"/>
        </w:rPr>
        <w:t xml:space="preserve"> </w:t>
      </w:r>
      <w:r>
        <w:rPr>
          <w:rFonts w:ascii="Cambria" w:hAnsi="Cambria"/>
          <w:b/>
          <w:w w:val="120"/>
          <w:sz w:val="24"/>
        </w:rPr>
        <w:t>(BEI)</w:t>
      </w:r>
      <w:r>
        <w:rPr>
          <w:rFonts w:ascii="Cambria" w:hAnsi="Cambria"/>
          <w:b/>
          <w:spacing w:val="54"/>
          <w:w w:val="120"/>
          <w:sz w:val="24"/>
        </w:rPr>
        <w:t xml:space="preserve"> </w:t>
      </w:r>
      <w:r>
        <w:rPr>
          <w:rFonts w:ascii="Cambria" w:hAnsi="Cambria"/>
          <w:b/>
          <w:w w:val="120"/>
          <w:sz w:val="24"/>
        </w:rPr>
        <w:t>-</w:t>
      </w:r>
      <w:r>
        <w:rPr>
          <w:rFonts w:ascii="Cambria" w:hAnsi="Cambria"/>
          <w:b/>
          <w:spacing w:val="55"/>
          <w:w w:val="120"/>
          <w:sz w:val="24"/>
        </w:rPr>
        <w:t xml:space="preserve"> </w:t>
      </w:r>
      <w:r>
        <w:rPr>
          <w:rFonts w:ascii="Cambria" w:hAnsi="Cambria"/>
          <w:b/>
          <w:spacing w:val="-2"/>
          <w:w w:val="120"/>
          <w:sz w:val="24"/>
        </w:rPr>
        <w:t>2024/2025</w:t>
      </w:r>
    </w:p>
    <w:p w14:paraId="574D5F09" w14:textId="77777777" w:rsidR="007F7DC4" w:rsidRDefault="007F7DC4">
      <w:pPr>
        <w:sectPr w:rsidR="007F7DC4">
          <w:type w:val="continuous"/>
          <w:pgSz w:w="11906" w:h="16838"/>
          <w:pgMar w:top="1880" w:right="1260" w:bottom="280" w:left="1680" w:header="0" w:footer="0" w:gutter="0"/>
          <w:cols w:space="720"/>
          <w:formProt w:val="0"/>
          <w:docGrid w:linePitch="100"/>
        </w:sectPr>
      </w:pPr>
    </w:p>
    <w:p w14:paraId="4E43C1A6" w14:textId="77777777" w:rsidR="007F7DC4" w:rsidRDefault="00000000">
      <w:pPr>
        <w:spacing w:before="83"/>
        <w:ind w:left="105"/>
      </w:pPr>
      <w:r>
        <w:rPr>
          <w:rFonts w:ascii="Cambria" w:hAnsi="Cambria"/>
          <w:b/>
          <w:sz w:val="34"/>
        </w:rPr>
        <w:lastRenderedPageBreak/>
        <w:t>Table</w:t>
      </w:r>
      <w:r>
        <w:rPr>
          <w:rFonts w:ascii="Cambria" w:hAnsi="Cambria"/>
          <w:b/>
          <w:spacing w:val="36"/>
          <w:sz w:val="34"/>
        </w:rPr>
        <w:t xml:space="preserve"> </w:t>
      </w:r>
      <w:r>
        <w:rPr>
          <w:rFonts w:ascii="Cambria" w:hAnsi="Cambria"/>
          <w:b/>
          <w:sz w:val="34"/>
        </w:rPr>
        <w:t>des</w:t>
      </w:r>
      <w:r>
        <w:rPr>
          <w:rFonts w:ascii="Cambria" w:hAnsi="Cambria"/>
          <w:b/>
          <w:spacing w:val="36"/>
          <w:sz w:val="34"/>
        </w:rPr>
        <w:t xml:space="preserve"> </w:t>
      </w:r>
      <w:r>
        <w:rPr>
          <w:rFonts w:ascii="Cambria" w:hAnsi="Cambria"/>
          <w:b/>
          <w:spacing w:val="-2"/>
          <w:sz w:val="34"/>
        </w:rPr>
        <w:t>matières</w:t>
      </w:r>
    </w:p>
    <w:sdt>
      <w:sdtPr>
        <w:rPr>
          <w:rFonts w:ascii="Times New Roman" w:eastAsia="Times New Roman" w:hAnsi="Times New Roman" w:cs="Times New Roman"/>
          <w:b w:val="0"/>
          <w:bCs w:val="0"/>
          <w:sz w:val="22"/>
          <w:szCs w:val="22"/>
        </w:rPr>
        <w:id w:val="216858106"/>
        <w:docPartObj>
          <w:docPartGallery w:val="Table of Contents"/>
          <w:docPartUnique/>
        </w:docPartObj>
      </w:sdtPr>
      <w:sdtContent>
        <w:p w14:paraId="1868CDEE" w14:textId="77777777" w:rsidR="007F7DC4" w:rsidRDefault="00000000">
          <w:pPr>
            <w:pStyle w:val="TM1"/>
            <w:numPr>
              <w:ilvl w:val="0"/>
              <w:numId w:val="15"/>
            </w:numPr>
            <w:tabs>
              <w:tab w:val="left" w:pos="456"/>
              <w:tab w:val="right" w:pos="8439"/>
            </w:tabs>
            <w:spacing w:before="230"/>
            <w:ind w:hanging="351"/>
          </w:pPr>
          <w:r>
            <w:fldChar w:fldCharType="begin"/>
          </w:r>
          <w:r>
            <w:rPr>
              <w:rStyle w:val="IndexLink"/>
              <w:webHidden/>
              <w:spacing w:val="-2"/>
            </w:rPr>
            <w:instrText>TOC \z \o "1-3" \u \h</w:instrText>
          </w:r>
          <w:r>
            <w:rPr>
              <w:rStyle w:val="IndexLink"/>
              <w:spacing w:val="-2"/>
            </w:rPr>
            <w:fldChar w:fldCharType="separate"/>
          </w:r>
          <w:hyperlink w:anchor="_bookmark0">
            <w:r w:rsidR="007F7DC4">
              <w:rPr>
                <w:rStyle w:val="IndexLink"/>
                <w:webHidden/>
                <w:spacing w:val="-2"/>
              </w:rPr>
              <w:t>Glossaire</w:t>
            </w:r>
          </w:hyperlink>
          <w:r>
            <w:rPr>
              <w:rFonts w:ascii="Times New Roman" w:hAnsi="Times New Roman"/>
              <w:b w:val="0"/>
            </w:rPr>
            <w:tab/>
          </w:r>
          <w:r>
            <w:rPr>
              <w:spacing w:val="-10"/>
            </w:rPr>
            <w:t>2</w:t>
          </w:r>
        </w:p>
        <w:p w14:paraId="07B0E806" w14:textId="77777777" w:rsidR="007F7DC4" w:rsidRDefault="007F7DC4">
          <w:pPr>
            <w:pStyle w:val="TM1"/>
            <w:numPr>
              <w:ilvl w:val="0"/>
              <w:numId w:val="15"/>
            </w:numPr>
            <w:tabs>
              <w:tab w:val="left" w:pos="456"/>
              <w:tab w:val="right" w:pos="8438"/>
            </w:tabs>
            <w:spacing w:before="250"/>
            <w:ind w:hanging="351"/>
          </w:pPr>
          <w:hyperlink w:anchor="_bookmark1">
            <w:r>
              <w:rPr>
                <w:rStyle w:val="IndexLink"/>
                <w:webHidden/>
                <w:spacing w:val="-2"/>
              </w:rPr>
              <w:t>Introduction</w:t>
            </w:r>
          </w:hyperlink>
          <w:r w:rsidR="00000000">
            <w:rPr>
              <w:rFonts w:ascii="Times New Roman" w:hAnsi="Times New Roman"/>
              <w:b w:val="0"/>
            </w:rPr>
            <w:tab/>
          </w:r>
          <w:r w:rsidR="00000000">
            <w:rPr>
              <w:spacing w:val="-10"/>
            </w:rPr>
            <w:t>3</w:t>
          </w:r>
        </w:p>
        <w:p w14:paraId="28C1E960" w14:textId="77777777" w:rsidR="007F7DC4" w:rsidRDefault="007F7DC4">
          <w:pPr>
            <w:pStyle w:val="TM2"/>
            <w:numPr>
              <w:ilvl w:val="1"/>
              <w:numId w:val="15"/>
            </w:numPr>
            <w:tabs>
              <w:tab w:val="left" w:pos="995"/>
              <w:tab w:val="right" w:leader="dot" w:pos="8439"/>
            </w:tabs>
            <w:spacing w:before="12"/>
          </w:pPr>
          <w:hyperlink w:anchor="_bookmark2">
            <w:r>
              <w:rPr>
                <w:rStyle w:val="IndexLink"/>
                <w:webHidden/>
                <w:w w:val="110"/>
              </w:rPr>
              <w:t>Contexte</w:t>
            </w:r>
            <w:r>
              <w:rPr>
                <w:rStyle w:val="IndexLink"/>
                <w:spacing w:val="-11"/>
                <w:w w:val="110"/>
              </w:rPr>
              <w:t xml:space="preserve"> </w:t>
            </w:r>
            <w:r>
              <w:rPr>
                <w:rStyle w:val="IndexLink"/>
                <w:w w:val="110"/>
              </w:rPr>
              <w:t>et</w:t>
            </w:r>
            <w:r>
              <w:rPr>
                <w:rStyle w:val="IndexLink"/>
                <w:spacing w:val="-10"/>
                <w:w w:val="110"/>
              </w:rPr>
              <w:t xml:space="preserve"> </w:t>
            </w:r>
            <w:r>
              <w:rPr>
                <w:rStyle w:val="IndexLink"/>
                <w:w w:val="110"/>
              </w:rPr>
              <w:t>Objectifs</w:t>
            </w:r>
            <w:r>
              <w:rPr>
                <w:rStyle w:val="IndexLink"/>
                <w:spacing w:val="-11"/>
                <w:w w:val="110"/>
              </w:rPr>
              <w:t xml:space="preserve"> </w:t>
            </w:r>
            <w:r>
              <w:rPr>
                <w:rStyle w:val="IndexLink"/>
                <w:w w:val="110"/>
              </w:rPr>
              <w:t>du</w:t>
            </w:r>
            <w:r>
              <w:rPr>
                <w:rStyle w:val="IndexLink"/>
                <w:spacing w:val="-10"/>
                <w:w w:val="110"/>
              </w:rPr>
              <w:t xml:space="preserve"> </w:t>
            </w:r>
            <w:r>
              <w:rPr>
                <w:rStyle w:val="IndexLink"/>
                <w:spacing w:val="-2"/>
                <w:w w:val="110"/>
              </w:rPr>
              <w:t>Projet</w:t>
            </w:r>
          </w:hyperlink>
          <w:r w:rsidR="00000000">
            <w:tab/>
          </w:r>
          <w:r w:rsidR="00000000">
            <w:rPr>
              <w:spacing w:val="-10"/>
              <w:w w:val="105"/>
            </w:rPr>
            <w:t>3</w:t>
          </w:r>
        </w:p>
        <w:p w14:paraId="3222CE62" w14:textId="77777777" w:rsidR="007F7DC4" w:rsidRDefault="007F7DC4">
          <w:pPr>
            <w:pStyle w:val="TM2"/>
            <w:numPr>
              <w:ilvl w:val="1"/>
              <w:numId w:val="15"/>
            </w:numPr>
            <w:tabs>
              <w:tab w:val="left" w:pos="995"/>
              <w:tab w:val="right" w:leader="dot" w:pos="8439"/>
            </w:tabs>
          </w:pPr>
          <w:hyperlink w:anchor="_bookmark3">
            <w:r>
              <w:rPr>
                <w:rStyle w:val="IndexLink"/>
                <w:webHidden/>
              </w:rPr>
              <w:t>Scénario</w:t>
            </w:r>
            <w:r>
              <w:rPr>
                <w:rStyle w:val="IndexLink"/>
                <w:spacing w:val="29"/>
              </w:rPr>
              <w:t xml:space="preserve"> </w:t>
            </w:r>
            <w:r>
              <w:rPr>
                <w:rStyle w:val="IndexLink"/>
              </w:rPr>
              <w:t>de</w:t>
            </w:r>
            <w:r>
              <w:rPr>
                <w:rStyle w:val="IndexLink"/>
                <w:spacing w:val="29"/>
              </w:rPr>
              <w:t xml:space="preserve"> </w:t>
            </w:r>
            <w:r>
              <w:rPr>
                <w:rStyle w:val="IndexLink"/>
              </w:rPr>
              <w:t>la</w:t>
            </w:r>
            <w:r>
              <w:rPr>
                <w:rStyle w:val="IndexLink"/>
                <w:spacing w:val="30"/>
              </w:rPr>
              <w:t xml:space="preserve"> </w:t>
            </w:r>
            <w:r>
              <w:rPr>
                <w:rStyle w:val="IndexLink"/>
              </w:rPr>
              <w:t>mission</w:t>
            </w:r>
            <w:r>
              <w:rPr>
                <w:rStyle w:val="IndexLink"/>
                <w:spacing w:val="29"/>
              </w:rPr>
              <w:t xml:space="preserve"> </w:t>
            </w:r>
            <w:r>
              <w:rPr>
                <w:rStyle w:val="IndexLink"/>
              </w:rPr>
              <w:t>du</w:t>
            </w:r>
            <w:r>
              <w:rPr>
                <w:rStyle w:val="IndexLink"/>
                <w:spacing w:val="29"/>
              </w:rPr>
              <w:t xml:space="preserve"> </w:t>
            </w:r>
            <w:r>
              <w:rPr>
                <w:rStyle w:val="IndexLink"/>
              </w:rPr>
              <w:t>ballon</w:t>
            </w:r>
            <w:r>
              <w:rPr>
                <w:rStyle w:val="IndexLink"/>
                <w:spacing w:val="29"/>
              </w:rPr>
              <w:t xml:space="preserve"> </w:t>
            </w:r>
            <w:r>
              <w:rPr>
                <w:rStyle w:val="IndexLink"/>
                <w:spacing w:val="-2"/>
              </w:rPr>
              <w:t>sonde</w:t>
            </w:r>
          </w:hyperlink>
          <w:r w:rsidR="00000000">
            <w:tab/>
          </w:r>
          <w:r w:rsidR="00000000">
            <w:rPr>
              <w:spacing w:val="-10"/>
            </w:rPr>
            <w:t>4</w:t>
          </w:r>
        </w:p>
        <w:p w14:paraId="7C545C84" w14:textId="77777777" w:rsidR="007F7DC4" w:rsidRDefault="007F7DC4">
          <w:pPr>
            <w:pStyle w:val="TM1"/>
            <w:numPr>
              <w:ilvl w:val="0"/>
              <w:numId w:val="15"/>
            </w:numPr>
            <w:tabs>
              <w:tab w:val="left" w:pos="456"/>
              <w:tab w:val="right" w:pos="8436"/>
            </w:tabs>
            <w:ind w:hanging="351"/>
          </w:pPr>
          <w:hyperlink w:anchor="_bookmark4">
            <w:r>
              <w:rPr>
                <w:rStyle w:val="IndexLink"/>
                <w:webHidden/>
                <w:w w:val="90"/>
              </w:rPr>
              <w:t>Présentation</w:t>
            </w:r>
            <w:r>
              <w:rPr>
                <w:rStyle w:val="IndexLink"/>
                <w:spacing w:val="34"/>
              </w:rPr>
              <w:t xml:space="preserve"> </w:t>
            </w:r>
            <w:r>
              <w:rPr>
                <w:rStyle w:val="IndexLink"/>
                <w:w w:val="90"/>
              </w:rPr>
              <w:t>des</w:t>
            </w:r>
            <w:r>
              <w:rPr>
                <w:rStyle w:val="IndexLink"/>
                <w:spacing w:val="34"/>
              </w:rPr>
              <w:t xml:space="preserve"> </w:t>
            </w:r>
            <w:r>
              <w:rPr>
                <w:rStyle w:val="IndexLink"/>
                <w:w w:val="90"/>
              </w:rPr>
              <w:t>Scénarios</w:t>
            </w:r>
            <w:r>
              <w:rPr>
                <w:rStyle w:val="IndexLink"/>
                <w:spacing w:val="34"/>
              </w:rPr>
              <w:t xml:space="preserve"> </w:t>
            </w:r>
            <w:r>
              <w:rPr>
                <w:rStyle w:val="IndexLink"/>
                <w:spacing w:val="-2"/>
                <w:w w:val="90"/>
              </w:rPr>
              <w:t>Typiques</w:t>
            </w:r>
          </w:hyperlink>
          <w:r w:rsidR="00000000">
            <w:rPr>
              <w:rFonts w:ascii="Times New Roman" w:hAnsi="Times New Roman"/>
              <w:b w:val="0"/>
            </w:rPr>
            <w:tab/>
          </w:r>
          <w:r w:rsidR="00000000">
            <w:rPr>
              <w:spacing w:val="-10"/>
            </w:rPr>
            <w:t>5</w:t>
          </w:r>
        </w:p>
        <w:p w14:paraId="4B6E28C4" w14:textId="77777777" w:rsidR="007F7DC4" w:rsidRDefault="007F7DC4">
          <w:pPr>
            <w:pStyle w:val="TM2"/>
            <w:numPr>
              <w:ilvl w:val="1"/>
              <w:numId w:val="15"/>
            </w:numPr>
            <w:tabs>
              <w:tab w:val="left" w:pos="995"/>
              <w:tab w:val="right" w:leader="dot" w:pos="8437"/>
            </w:tabs>
            <w:spacing w:before="12"/>
          </w:pPr>
          <w:hyperlink w:anchor="_bookmark5">
            <w:r>
              <w:rPr>
                <w:rStyle w:val="IndexLink"/>
                <w:webHidden/>
              </w:rPr>
              <w:t>Vérification</w:t>
            </w:r>
            <w:r>
              <w:rPr>
                <w:rStyle w:val="IndexLink"/>
                <w:spacing w:val="39"/>
              </w:rPr>
              <w:t xml:space="preserve"> </w:t>
            </w:r>
            <w:r>
              <w:rPr>
                <w:rStyle w:val="IndexLink"/>
              </w:rPr>
              <w:t>de</w:t>
            </w:r>
            <w:r>
              <w:rPr>
                <w:rStyle w:val="IndexLink"/>
                <w:spacing w:val="40"/>
              </w:rPr>
              <w:t xml:space="preserve"> </w:t>
            </w:r>
            <w:r>
              <w:rPr>
                <w:rStyle w:val="IndexLink"/>
              </w:rPr>
              <w:t>l’état</w:t>
            </w:r>
            <w:r>
              <w:rPr>
                <w:rStyle w:val="IndexLink"/>
                <w:spacing w:val="41"/>
              </w:rPr>
              <w:t xml:space="preserve"> </w:t>
            </w:r>
            <w:r>
              <w:rPr>
                <w:rStyle w:val="IndexLink"/>
              </w:rPr>
              <w:t>du</w:t>
            </w:r>
            <w:r>
              <w:rPr>
                <w:rStyle w:val="IndexLink"/>
                <w:spacing w:val="40"/>
              </w:rPr>
              <w:t xml:space="preserve"> </w:t>
            </w:r>
            <w:r>
              <w:rPr>
                <w:rStyle w:val="IndexLink"/>
              </w:rPr>
              <w:t>système</w:t>
            </w:r>
            <w:r>
              <w:rPr>
                <w:rStyle w:val="IndexLink"/>
                <w:spacing w:val="39"/>
              </w:rPr>
              <w:t xml:space="preserve"> </w:t>
            </w:r>
            <w:r>
              <w:rPr>
                <w:rStyle w:val="IndexLink"/>
              </w:rPr>
              <w:t>avant</w:t>
            </w:r>
            <w:r>
              <w:rPr>
                <w:rStyle w:val="IndexLink"/>
                <w:spacing w:val="41"/>
              </w:rPr>
              <w:t xml:space="preserve"> </w:t>
            </w:r>
            <w:r>
              <w:rPr>
                <w:rStyle w:val="IndexLink"/>
              </w:rPr>
              <w:t>l’initialisation</w:t>
            </w:r>
            <w:r>
              <w:rPr>
                <w:rStyle w:val="IndexLink"/>
                <w:spacing w:val="40"/>
              </w:rPr>
              <w:t xml:space="preserve"> </w:t>
            </w:r>
            <w:r>
              <w:rPr>
                <w:rStyle w:val="IndexLink"/>
              </w:rPr>
              <w:t>au</w:t>
            </w:r>
            <w:r>
              <w:rPr>
                <w:rStyle w:val="IndexLink"/>
                <w:spacing w:val="41"/>
              </w:rPr>
              <w:t xml:space="preserve"> </w:t>
            </w:r>
            <w:r>
              <w:rPr>
                <w:rStyle w:val="IndexLink"/>
                <w:spacing w:val="-5"/>
              </w:rPr>
              <w:t>sol</w:t>
            </w:r>
          </w:hyperlink>
          <w:r w:rsidR="00000000">
            <w:tab/>
          </w:r>
          <w:r w:rsidR="00000000">
            <w:rPr>
              <w:spacing w:val="-10"/>
            </w:rPr>
            <w:t>5</w:t>
          </w:r>
        </w:p>
        <w:p w14:paraId="5C1EC7EF" w14:textId="77777777" w:rsidR="007F7DC4" w:rsidRDefault="007F7DC4">
          <w:pPr>
            <w:pStyle w:val="TM2"/>
            <w:numPr>
              <w:ilvl w:val="1"/>
              <w:numId w:val="15"/>
            </w:numPr>
            <w:tabs>
              <w:tab w:val="left" w:pos="995"/>
              <w:tab w:val="right" w:leader="dot" w:pos="8438"/>
            </w:tabs>
          </w:pPr>
          <w:hyperlink w:anchor="_bookmark6">
            <w:r>
              <w:rPr>
                <w:rStyle w:val="IndexLink"/>
                <w:webHidden/>
              </w:rPr>
              <w:t>Vérification</w:t>
            </w:r>
            <w:r>
              <w:rPr>
                <w:rStyle w:val="IndexLink"/>
                <w:spacing w:val="40"/>
              </w:rPr>
              <w:t xml:space="preserve"> </w:t>
            </w:r>
            <w:r>
              <w:rPr>
                <w:rStyle w:val="IndexLink"/>
              </w:rPr>
              <w:t>de</w:t>
            </w:r>
            <w:r>
              <w:rPr>
                <w:rStyle w:val="IndexLink"/>
                <w:spacing w:val="41"/>
              </w:rPr>
              <w:t xml:space="preserve"> </w:t>
            </w:r>
            <w:r>
              <w:rPr>
                <w:rStyle w:val="IndexLink"/>
              </w:rPr>
              <w:t>l’état</w:t>
            </w:r>
            <w:r>
              <w:rPr>
                <w:rStyle w:val="IndexLink"/>
                <w:spacing w:val="43"/>
              </w:rPr>
              <w:t xml:space="preserve"> </w:t>
            </w:r>
            <w:r>
              <w:rPr>
                <w:rStyle w:val="IndexLink"/>
              </w:rPr>
              <w:t>du</w:t>
            </w:r>
            <w:r>
              <w:rPr>
                <w:rStyle w:val="IndexLink"/>
                <w:spacing w:val="40"/>
              </w:rPr>
              <w:t xml:space="preserve"> </w:t>
            </w:r>
            <w:r>
              <w:rPr>
                <w:rStyle w:val="IndexLink"/>
              </w:rPr>
              <w:t>système</w:t>
            </w:r>
            <w:r>
              <w:rPr>
                <w:rStyle w:val="IndexLink"/>
                <w:spacing w:val="41"/>
              </w:rPr>
              <w:t xml:space="preserve"> </w:t>
            </w:r>
            <w:r>
              <w:rPr>
                <w:rStyle w:val="IndexLink"/>
              </w:rPr>
              <w:t>après</w:t>
            </w:r>
            <w:r>
              <w:rPr>
                <w:rStyle w:val="IndexLink"/>
                <w:spacing w:val="43"/>
              </w:rPr>
              <w:t xml:space="preserve"> </w:t>
            </w:r>
            <w:r>
              <w:rPr>
                <w:rStyle w:val="IndexLink"/>
              </w:rPr>
              <w:t>la</w:t>
            </w:r>
            <w:r>
              <w:rPr>
                <w:rStyle w:val="IndexLink"/>
                <w:spacing w:val="42"/>
              </w:rPr>
              <w:t xml:space="preserve"> </w:t>
            </w:r>
            <w:r>
              <w:rPr>
                <w:rStyle w:val="IndexLink"/>
              </w:rPr>
              <w:t>réinitialisation</w:t>
            </w:r>
            <w:r>
              <w:rPr>
                <w:rStyle w:val="IndexLink"/>
                <w:spacing w:val="41"/>
              </w:rPr>
              <w:t xml:space="preserve"> </w:t>
            </w:r>
            <w:r>
              <w:rPr>
                <w:rStyle w:val="IndexLink"/>
              </w:rPr>
              <w:t>au</w:t>
            </w:r>
            <w:r>
              <w:rPr>
                <w:rStyle w:val="IndexLink"/>
                <w:spacing w:val="42"/>
              </w:rPr>
              <w:t xml:space="preserve"> </w:t>
            </w:r>
            <w:r>
              <w:rPr>
                <w:rStyle w:val="IndexLink"/>
                <w:spacing w:val="-5"/>
              </w:rPr>
              <w:t>sol</w:t>
            </w:r>
          </w:hyperlink>
          <w:r w:rsidR="00000000">
            <w:tab/>
          </w:r>
          <w:r w:rsidR="00000000">
            <w:rPr>
              <w:spacing w:val="-10"/>
            </w:rPr>
            <w:t>5</w:t>
          </w:r>
        </w:p>
        <w:p w14:paraId="23E908C6" w14:textId="77777777" w:rsidR="007F7DC4" w:rsidRDefault="007F7DC4">
          <w:pPr>
            <w:pStyle w:val="TM2"/>
            <w:numPr>
              <w:ilvl w:val="1"/>
              <w:numId w:val="15"/>
            </w:numPr>
            <w:tabs>
              <w:tab w:val="left" w:pos="995"/>
              <w:tab w:val="right" w:leader="dot" w:pos="8438"/>
            </w:tabs>
          </w:pPr>
          <w:hyperlink w:anchor="_bookmark7">
            <w:r>
              <w:rPr>
                <w:rStyle w:val="IndexLink"/>
                <w:webHidden/>
              </w:rPr>
              <w:t>Autorisation</w:t>
            </w:r>
            <w:r>
              <w:rPr>
                <w:rStyle w:val="IndexLink"/>
                <w:spacing w:val="51"/>
              </w:rPr>
              <w:t xml:space="preserve"> </w:t>
            </w:r>
            <w:r>
              <w:rPr>
                <w:rStyle w:val="IndexLink"/>
              </w:rPr>
              <w:t>de</w:t>
            </w:r>
            <w:r>
              <w:rPr>
                <w:rStyle w:val="IndexLink"/>
                <w:spacing w:val="51"/>
              </w:rPr>
              <w:t xml:space="preserve"> </w:t>
            </w:r>
            <w:r>
              <w:rPr>
                <w:rStyle w:val="IndexLink"/>
              </w:rPr>
              <w:t>déventement</w:t>
            </w:r>
            <w:r>
              <w:rPr>
                <w:rStyle w:val="IndexLink"/>
                <w:spacing w:val="52"/>
              </w:rPr>
              <w:t xml:space="preserve"> </w:t>
            </w:r>
            <w:r>
              <w:rPr>
                <w:rStyle w:val="IndexLink"/>
              </w:rPr>
              <w:t>venant</w:t>
            </w:r>
            <w:r>
              <w:rPr>
                <w:rStyle w:val="IndexLink"/>
                <w:spacing w:val="51"/>
              </w:rPr>
              <w:t xml:space="preserve"> </w:t>
            </w:r>
            <w:r>
              <w:rPr>
                <w:rStyle w:val="IndexLink"/>
              </w:rPr>
              <w:t>du</w:t>
            </w:r>
            <w:r>
              <w:rPr>
                <w:rStyle w:val="IndexLink"/>
                <w:spacing w:val="52"/>
              </w:rPr>
              <w:t xml:space="preserve"> </w:t>
            </w:r>
            <w:r>
              <w:rPr>
                <w:rStyle w:val="IndexLink"/>
                <w:spacing w:val="-5"/>
              </w:rPr>
              <w:t>sol</w:t>
            </w:r>
          </w:hyperlink>
          <w:r w:rsidR="00000000">
            <w:tab/>
          </w:r>
          <w:r w:rsidR="00000000">
            <w:rPr>
              <w:spacing w:val="-10"/>
            </w:rPr>
            <w:t>5</w:t>
          </w:r>
        </w:p>
        <w:p w14:paraId="3E024B74" w14:textId="77777777" w:rsidR="007F7DC4" w:rsidRDefault="007F7DC4">
          <w:pPr>
            <w:pStyle w:val="TM2"/>
            <w:numPr>
              <w:ilvl w:val="1"/>
              <w:numId w:val="15"/>
            </w:numPr>
            <w:tabs>
              <w:tab w:val="left" w:pos="995"/>
              <w:tab w:val="right" w:leader="dot" w:pos="8438"/>
            </w:tabs>
          </w:pPr>
          <w:hyperlink w:anchor="_bookmark8">
            <w:r>
              <w:rPr>
                <w:rStyle w:val="IndexLink"/>
                <w:webHidden/>
              </w:rPr>
              <w:t>Vérification</w:t>
            </w:r>
            <w:r>
              <w:rPr>
                <w:rStyle w:val="IndexLink"/>
                <w:spacing w:val="35"/>
              </w:rPr>
              <w:t xml:space="preserve"> </w:t>
            </w:r>
            <w:r>
              <w:rPr>
                <w:rStyle w:val="IndexLink"/>
              </w:rPr>
              <w:t>première</w:t>
            </w:r>
            <w:r>
              <w:rPr>
                <w:rStyle w:val="IndexLink"/>
                <w:spacing w:val="36"/>
              </w:rPr>
              <w:t xml:space="preserve"> </w:t>
            </w:r>
            <w:r>
              <w:rPr>
                <w:rStyle w:val="IndexLink"/>
                <w:spacing w:val="-2"/>
              </w:rPr>
              <w:t>séparation</w:t>
            </w:r>
          </w:hyperlink>
          <w:r w:rsidR="00000000">
            <w:tab/>
          </w:r>
          <w:r w:rsidR="00000000">
            <w:rPr>
              <w:spacing w:val="-10"/>
            </w:rPr>
            <w:t>6</w:t>
          </w:r>
        </w:p>
        <w:p w14:paraId="79156B77" w14:textId="77777777" w:rsidR="007F7DC4" w:rsidRDefault="007F7DC4">
          <w:pPr>
            <w:pStyle w:val="TM2"/>
            <w:numPr>
              <w:ilvl w:val="1"/>
              <w:numId w:val="15"/>
            </w:numPr>
            <w:tabs>
              <w:tab w:val="left" w:pos="995"/>
              <w:tab w:val="right" w:leader="dot" w:pos="8438"/>
            </w:tabs>
          </w:pPr>
          <w:hyperlink w:anchor="_bookmark9">
            <w:r>
              <w:rPr>
                <w:rStyle w:val="IndexLink"/>
                <w:webHidden/>
              </w:rPr>
              <w:t>Confirmation</w:t>
            </w:r>
            <w:r>
              <w:rPr>
                <w:rStyle w:val="IndexLink"/>
                <w:spacing w:val="49"/>
              </w:rPr>
              <w:t xml:space="preserve"> </w:t>
            </w:r>
            <w:r>
              <w:rPr>
                <w:rStyle w:val="IndexLink"/>
              </w:rPr>
              <w:t>de</w:t>
            </w:r>
            <w:r>
              <w:rPr>
                <w:rStyle w:val="IndexLink"/>
                <w:spacing w:val="49"/>
              </w:rPr>
              <w:t xml:space="preserve"> </w:t>
            </w:r>
            <w:r>
              <w:rPr>
                <w:rStyle w:val="IndexLink"/>
              </w:rPr>
              <w:t>l’atterrissage</w:t>
            </w:r>
            <w:r>
              <w:rPr>
                <w:rStyle w:val="IndexLink"/>
                <w:spacing w:val="51"/>
              </w:rPr>
              <w:t xml:space="preserve"> </w:t>
            </w:r>
            <w:r>
              <w:rPr>
                <w:rStyle w:val="IndexLink"/>
              </w:rPr>
              <w:t>et</w:t>
            </w:r>
            <w:r>
              <w:rPr>
                <w:rStyle w:val="IndexLink"/>
                <w:spacing w:val="49"/>
              </w:rPr>
              <w:t xml:space="preserve"> </w:t>
            </w:r>
            <w:r>
              <w:rPr>
                <w:rStyle w:val="IndexLink"/>
                <w:spacing w:val="-2"/>
              </w:rPr>
              <w:t>Déventement</w:t>
            </w:r>
          </w:hyperlink>
          <w:r w:rsidR="00000000">
            <w:tab/>
          </w:r>
          <w:r w:rsidR="00000000">
            <w:rPr>
              <w:spacing w:val="-10"/>
            </w:rPr>
            <w:t>6</w:t>
          </w:r>
        </w:p>
        <w:p w14:paraId="45C8BBA0" w14:textId="77777777" w:rsidR="007F7DC4" w:rsidRDefault="007F7DC4">
          <w:pPr>
            <w:pStyle w:val="TM1"/>
            <w:numPr>
              <w:ilvl w:val="0"/>
              <w:numId w:val="15"/>
            </w:numPr>
            <w:tabs>
              <w:tab w:val="left" w:pos="456"/>
              <w:tab w:val="right" w:pos="8437"/>
            </w:tabs>
            <w:ind w:hanging="351"/>
          </w:pPr>
          <w:hyperlink w:anchor="_bookmark10">
            <w:r>
              <w:rPr>
                <w:rStyle w:val="IndexLink"/>
                <w:webHidden/>
                <w:spacing w:val="-6"/>
              </w:rPr>
              <w:t>Analyse</w:t>
            </w:r>
            <w:r>
              <w:rPr>
                <w:rStyle w:val="IndexLink"/>
                <w:spacing w:val="3"/>
              </w:rPr>
              <w:t xml:space="preserve"> </w:t>
            </w:r>
            <w:r>
              <w:rPr>
                <w:rStyle w:val="IndexLink"/>
                <w:spacing w:val="-6"/>
              </w:rPr>
              <w:t>de</w:t>
            </w:r>
            <w:r>
              <w:rPr>
                <w:rStyle w:val="IndexLink"/>
                <w:spacing w:val="4"/>
              </w:rPr>
              <w:t xml:space="preserve"> </w:t>
            </w:r>
            <w:r>
              <w:rPr>
                <w:rStyle w:val="IndexLink"/>
                <w:spacing w:val="-6"/>
              </w:rPr>
              <w:t>l’Environnement</w:t>
            </w:r>
            <w:r>
              <w:rPr>
                <w:rStyle w:val="IndexLink"/>
                <w:spacing w:val="4"/>
              </w:rPr>
              <w:t xml:space="preserve"> </w:t>
            </w:r>
            <w:r>
              <w:rPr>
                <w:rStyle w:val="IndexLink"/>
                <w:spacing w:val="-6"/>
              </w:rPr>
              <w:t>et</w:t>
            </w:r>
            <w:r>
              <w:rPr>
                <w:rStyle w:val="IndexLink"/>
                <w:spacing w:val="4"/>
              </w:rPr>
              <w:t xml:space="preserve"> </w:t>
            </w:r>
            <w:r>
              <w:rPr>
                <w:rStyle w:val="IndexLink"/>
                <w:spacing w:val="-6"/>
              </w:rPr>
              <w:t>Contraintes</w:t>
            </w:r>
          </w:hyperlink>
          <w:r w:rsidR="00000000">
            <w:rPr>
              <w:rFonts w:ascii="Times New Roman" w:hAnsi="Times New Roman"/>
              <w:b w:val="0"/>
            </w:rPr>
            <w:tab/>
          </w:r>
          <w:r w:rsidR="00000000">
            <w:rPr>
              <w:spacing w:val="-10"/>
            </w:rPr>
            <w:t>7</w:t>
          </w:r>
        </w:p>
        <w:p w14:paraId="40D2CBA8" w14:textId="77777777" w:rsidR="007F7DC4" w:rsidRDefault="007F7DC4">
          <w:pPr>
            <w:pStyle w:val="TM1"/>
            <w:numPr>
              <w:ilvl w:val="0"/>
              <w:numId w:val="15"/>
            </w:numPr>
            <w:tabs>
              <w:tab w:val="left" w:pos="456"/>
              <w:tab w:val="right" w:pos="8440"/>
            </w:tabs>
            <w:spacing w:before="250"/>
            <w:ind w:hanging="351"/>
          </w:pPr>
          <w:hyperlink w:anchor="_bookmark12">
            <w:r>
              <w:rPr>
                <w:rStyle w:val="IndexLink"/>
                <w:webHidden/>
                <w:spacing w:val="-4"/>
              </w:rPr>
              <w:t>Architecture</w:t>
            </w:r>
            <w:r>
              <w:rPr>
                <w:rStyle w:val="IndexLink"/>
                <w:spacing w:val="-2"/>
              </w:rPr>
              <w:t xml:space="preserve"> </w:t>
            </w:r>
            <w:r>
              <w:rPr>
                <w:rStyle w:val="IndexLink"/>
                <w:spacing w:val="-4"/>
              </w:rPr>
              <w:t>du</w:t>
            </w:r>
            <w:r>
              <w:rPr>
                <w:rStyle w:val="IndexLink"/>
                <w:spacing w:val="-1"/>
              </w:rPr>
              <w:t xml:space="preserve"> </w:t>
            </w:r>
            <w:r>
              <w:rPr>
                <w:rStyle w:val="IndexLink"/>
                <w:spacing w:val="-4"/>
              </w:rPr>
              <w:t>système</w:t>
            </w:r>
            <w:r>
              <w:rPr>
                <w:rStyle w:val="IndexLink"/>
                <w:spacing w:val="-1"/>
              </w:rPr>
              <w:t xml:space="preserve"> </w:t>
            </w:r>
            <w:r>
              <w:rPr>
                <w:rStyle w:val="IndexLink"/>
                <w:spacing w:val="-4"/>
              </w:rPr>
              <w:t>de</w:t>
            </w:r>
            <w:r>
              <w:rPr>
                <w:rStyle w:val="IndexLink"/>
                <w:spacing w:val="-2"/>
              </w:rPr>
              <w:t xml:space="preserve"> </w:t>
            </w:r>
            <w:r>
              <w:rPr>
                <w:rStyle w:val="IndexLink"/>
                <w:spacing w:val="-4"/>
              </w:rPr>
              <w:t>bord</w:t>
            </w:r>
            <w:r>
              <w:rPr>
                <w:rStyle w:val="IndexLink"/>
                <w:spacing w:val="-1"/>
              </w:rPr>
              <w:t xml:space="preserve"> </w:t>
            </w:r>
            <w:r>
              <w:rPr>
                <w:rStyle w:val="IndexLink"/>
                <w:spacing w:val="-4"/>
              </w:rPr>
              <w:t>de</w:t>
            </w:r>
            <w:r>
              <w:rPr>
                <w:rStyle w:val="IndexLink"/>
                <w:spacing w:val="-1"/>
              </w:rPr>
              <w:t xml:space="preserve"> </w:t>
            </w:r>
            <w:r>
              <w:rPr>
                <w:rStyle w:val="IndexLink"/>
                <w:spacing w:val="-4"/>
              </w:rPr>
              <w:t>la</w:t>
            </w:r>
            <w:r>
              <w:rPr>
                <w:rStyle w:val="IndexLink"/>
                <w:spacing w:val="-2"/>
              </w:rPr>
              <w:t xml:space="preserve"> </w:t>
            </w:r>
            <w:r>
              <w:rPr>
                <w:rStyle w:val="IndexLink"/>
                <w:spacing w:val="-4"/>
              </w:rPr>
              <w:t>panne</w:t>
            </w:r>
            <w:r>
              <w:rPr>
                <w:rStyle w:val="IndexLink"/>
                <w:spacing w:val="-1"/>
              </w:rPr>
              <w:t xml:space="preserve"> </w:t>
            </w:r>
            <w:r>
              <w:rPr>
                <w:rStyle w:val="IndexLink"/>
                <w:spacing w:val="-4"/>
              </w:rPr>
              <w:t>avance</w:t>
            </w:r>
          </w:hyperlink>
          <w:r w:rsidR="00000000">
            <w:rPr>
              <w:rFonts w:ascii="Times New Roman" w:hAnsi="Times New Roman"/>
              <w:b w:val="0"/>
            </w:rPr>
            <w:tab/>
          </w:r>
          <w:r w:rsidR="00000000">
            <w:rPr>
              <w:spacing w:val="-10"/>
            </w:rPr>
            <w:t>8</w:t>
          </w:r>
        </w:p>
        <w:p w14:paraId="71DBC066" w14:textId="77777777" w:rsidR="007F7DC4" w:rsidRDefault="007F7DC4">
          <w:pPr>
            <w:pStyle w:val="TM2"/>
            <w:numPr>
              <w:ilvl w:val="1"/>
              <w:numId w:val="15"/>
            </w:numPr>
            <w:tabs>
              <w:tab w:val="left" w:pos="995"/>
              <w:tab w:val="right" w:leader="dot" w:pos="8440"/>
            </w:tabs>
          </w:pPr>
          <w:hyperlink w:anchor="_bookmark13">
            <w:r>
              <w:rPr>
                <w:rStyle w:val="IndexLink"/>
                <w:webHidden/>
              </w:rPr>
              <w:t>Choix</w:t>
            </w:r>
            <w:r>
              <w:rPr>
                <w:rStyle w:val="IndexLink"/>
                <w:spacing w:val="38"/>
              </w:rPr>
              <w:t xml:space="preserve"> </w:t>
            </w:r>
            <w:r>
              <w:rPr>
                <w:rStyle w:val="IndexLink"/>
              </w:rPr>
              <w:t>de</w:t>
            </w:r>
            <w:r>
              <w:rPr>
                <w:rStyle w:val="IndexLink"/>
                <w:spacing w:val="38"/>
              </w:rPr>
              <w:t xml:space="preserve"> </w:t>
            </w:r>
            <w:r>
              <w:rPr>
                <w:rStyle w:val="IndexLink"/>
              </w:rPr>
              <w:t>l’architecture</w:t>
            </w:r>
            <w:r>
              <w:rPr>
                <w:rStyle w:val="IndexLink"/>
                <w:spacing w:val="39"/>
              </w:rPr>
              <w:t xml:space="preserve"> </w:t>
            </w:r>
            <w:r>
              <w:rPr>
                <w:rStyle w:val="IndexLink"/>
              </w:rPr>
              <w:t>du</w:t>
            </w:r>
            <w:r>
              <w:rPr>
                <w:rStyle w:val="IndexLink"/>
                <w:spacing w:val="39"/>
              </w:rPr>
              <w:t xml:space="preserve"> </w:t>
            </w:r>
            <w:r>
              <w:rPr>
                <w:rStyle w:val="IndexLink"/>
              </w:rPr>
              <w:t>système</w:t>
            </w:r>
            <w:r>
              <w:rPr>
                <w:rStyle w:val="IndexLink"/>
                <w:spacing w:val="39"/>
              </w:rPr>
              <w:t xml:space="preserve"> </w:t>
            </w:r>
            <w:r>
              <w:rPr>
                <w:rStyle w:val="IndexLink"/>
              </w:rPr>
              <w:t>de</w:t>
            </w:r>
            <w:r>
              <w:rPr>
                <w:rStyle w:val="IndexLink"/>
                <w:spacing w:val="38"/>
              </w:rPr>
              <w:t xml:space="preserve"> </w:t>
            </w:r>
            <w:r>
              <w:rPr>
                <w:rStyle w:val="IndexLink"/>
                <w:spacing w:val="-4"/>
              </w:rPr>
              <w:t>bord</w:t>
            </w:r>
          </w:hyperlink>
          <w:r w:rsidR="00000000">
            <w:tab/>
          </w:r>
          <w:r w:rsidR="00000000">
            <w:rPr>
              <w:spacing w:val="-10"/>
            </w:rPr>
            <w:t>8</w:t>
          </w:r>
        </w:p>
        <w:p w14:paraId="1670F721" w14:textId="77777777" w:rsidR="007F7DC4" w:rsidRDefault="007F7DC4">
          <w:pPr>
            <w:pStyle w:val="TM2"/>
            <w:numPr>
              <w:ilvl w:val="1"/>
              <w:numId w:val="15"/>
            </w:numPr>
            <w:tabs>
              <w:tab w:val="left" w:pos="995"/>
              <w:tab w:val="right" w:leader="dot" w:pos="8440"/>
            </w:tabs>
          </w:pPr>
          <w:hyperlink w:anchor="_bookmark14">
            <w:r>
              <w:rPr>
                <w:rStyle w:val="IndexLink"/>
                <w:webHidden/>
              </w:rPr>
              <w:t>Présentation</w:t>
            </w:r>
            <w:r>
              <w:rPr>
                <w:rStyle w:val="IndexLink"/>
                <w:spacing w:val="57"/>
              </w:rPr>
              <w:t xml:space="preserve"> </w:t>
            </w:r>
            <w:r>
              <w:rPr>
                <w:rStyle w:val="IndexLink"/>
              </w:rPr>
              <w:t>de</w:t>
            </w:r>
            <w:r>
              <w:rPr>
                <w:rStyle w:val="IndexLink"/>
                <w:spacing w:val="56"/>
              </w:rPr>
              <w:t xml:space="preserve"> </w:t>
            </w:r>
            <w:r>
              <w:rPr>
                <w:rStyle w:val="IndexLink"/>
              </w:rPr>
              <w:t>l’architecture</w:t>
            </w:r>
            <w:r>
              <w:rPr>
                <w:rStyle w:val="IndexLink"/>
                <w:spacing w:val="56"/>
              </w:rPr>
              <w:t xml:space="preserve"> </w:t>
            </w:r>
            <w:r>
              <w:rPr>
                <w:rStyle w:val="IndexLink"/>
              </w:rPr>
              <w:t>de</w:t>
            </w:r>
            <w:r>
              <w:rPr>
                <w:rStyle w:val="IndexLink"/>
                <w:spacing w:val="57"/>
              </w:rPr>
              <w:t xml:space="preserve"> </w:t>
            </w:r>
            <w:r>
              <w:rPr>
                <w:rStyle w:val="IndexLink"/>
                <w:spacing w:val="-2"/>
              </w:rPr>
              <w:t>l’OBC</w:t>
            </w:r>
          </w:hyperlink>
          <w:r w:rsidR="00000000">
            <w:tab/>
          </w:r>
          <w:r w:rsidR="00000000">
            <w:rPr>
              <w:spacing w:val="-5"/>
            </w:rPr>
            <w:t>10</w:t>
          </w:r>
        </w:p>
        <w:p w14:paraId="06C55A06" w14:textId="77777777" w:rsidR="007F7DC4" w:rsidRDefault="007F7DC4">
          <w:pPr>
            <w:pStyle w:val="TM2"/>
            <w:numPr>
              <w:ilvl w:val="1"/>
              <w:numId w:val="15"/>
            </w:numPr>
            <w:tabs>
              <w:tab w:val="left" w:pos="995"/>
              <w:tab w:val="right" w:leader="dot" w:pos="8440"/>
            </w:tabs>
          </w:pPr>
          <w:hyperlink w:anchor="_bookmark15">
            <w:r>
              <w:rPr>
                <w:rStyle w:val="IndexLink"/>
                <w:webHidden/>
              </w:rPr>
              <w:t>Détail</w:t>
            </w:r>
            <w:r>
              <w:rPr>
                <w:rStyle w:val="IndexLink"/>
                <w:spacing w:val="41"/>
              </w:rPr>
              <w:t xml:space="preserve"> </w:t>
            </w:r>
            <w:r>
              <w:rPr>
                <w:rStyle w:val="IndexLink"/>
              </w:rPr>
              <w:t>de</w:t>
            </w:r>
            <w:r>
              <w:rPr>
                <w:rStyle w:val="IndexLink"/>
                <w:spacing w:val="41"/>
              </w:rPr>
              <w:t xml:space="preserve"> </w:t>
            </w:r>
            <w:r>
              <w:rPr>
                <w:rStyle w:val="IndexLink"/>
              </w:rPr>
              <w:t>l’architecture</w:t>
            </w:r>
            <w:r>
              <w:rPr>
                <w:rStyle w:val="IndexLink"/>
                <w:spacing w:val="42"/>
              </w:rPr>
              <w:t xml:space="preserve"> </w:t>
            </w:r>
            <w:r>
              <w:rPr>
                <w:rStyle w:val="IndexLink"/>
              </w:rPr>
              <w:t>de</w:t>
            </w:r>
            <w:r>
              <w:rPr>
                <w:rStyle w:val="IndexLink"/>
                <w:spacing w:val="43"/>
              </w:rPr>
              <w:t xml:space="preserve"> </w:t>
            </w:r>
            <w:r>
              <w:rPr>
                <w:rStyle w:val="IndexLink"/>
                <w:spacing w:val="-2"/>
              </w:rPr>
              <w:t>l’OBC</w:t>
            </w:r>
          </w:hyperlink>
          <w:r w:rsidR="00000000">
            <w:tab/>
          </w:r>
          <w:r w:rsidR="00000000">
            <w:rPr>
              <w:spacing w:val="-5"/>
            </w:rPr>
            <w:t>11</w:t>
          </w:r>
        </w:p>
        <w:p w14:paraId="5C1B5206" w14:textId="77777777" w:rsidR="007F7DC4" w:rsidRDefault="007F7DC4">
          <w:pPr>
            <w:pStyle w:val="TM1"/>
            <w:numPr>
              <w:ilvl w:val="0"/>
              <w:numId w:val="15"/>
            </w:numPr>
            <w:tabs>
              <w:tab w:val="left" w:pos="456"/>
              <w:tab w:val="right" w:pos="8439"/>
            </w:tabs>
            <w:ind w:hanging="351"/>
          </w:pPr>
          <w:hyperlink w:anchor="_bookmark16">
            <w:r>
              <w:rPr>
                <w:rStyle w:val="IndexLink"/>
                <w:webHidden/>
                <w:spacing w:val="-7"/>
              </w:rPr>
              <w:t>Architecture</w:t>
            </w:r>
            <w:r>
              <w:rPr>
                <w:rStyle w:val="IndexLink"/>
                <w:spacing w:val="18"/>
              </w:rPr>
              <w:t xml:space="preserve"> </w:t>
            </w:r>
            <w:r>
              <w:rPr>
                <w:rStyle w:val="IndexLink"/>
                <w:spacing w:val="-2"/>
              </w:rPr>
              <w:t>matérielle</w:t>
            </w:r>
          </w:hyperlink>
          <w:r w:rsidR="00000000">
            <w:rPr>
              <w:rFonts w:ascii="Times New Roman" w:hAnsi="Times New Roman"/>
              <w:b w:val="0"/>
            </w:rPr>
            <w:tab/>
          </w:r>
          <w:r w:rsidR="00000000">
            <w:rPr>
              <w:spacing w:val="-5"/>
            </w:rPr>
            <w:t>13</w:t>
          </w:r>
        </w:p>
        <w:p w14:paraId="1F2692B6" w14:textId="77777777" w:rsidR="007F7DC4" w:rsidRDefault="007F7DC4">
          <w:pPr>
            <w:pStyle w:val="TM2"/>
            <w:numPr>
              <w:ilvl w:val="1"/>
              <w:numId w:val="15"/>
            </w:numPr>
            <w:tabs>
              <w:tab w:val="left" w:pos="995"/>
              <w:tab w:val="right" w:leader="dot" w:pos="8439"/>
            </w:tabs>
            <w:spacing w:before="12"/>
          </w:pPr>
          <w:hyperlink w:anchor="_bookmark17">
            <w:r>
              <w:rPr>
                <w:rStyle w:val="IndexLink"/>
                <w:webHidden/>
              </w:rPr>
              <w:t>Fonctionnalités</w:t>
            </w:r>
            <w:r>
              <w:rPr>
                <w:rStyle w:val="IndexLink"/>
                <w:spacing w:val="53"/>
              </w:rPr>
              <w:t xml:space="preserve"> </w:t>
            </w:r>
            <w:r>
              <w:rPr>
                <w:rStyle w:val="IndexLink"/>
              </w:rPr>
              <w:t>de</w:t>
            </w:r>
            <w:r>
              <w:rPr>
                <w:rStyle w:val="IndexLink"/>
                <w:spacing w:val="53"/>
              </w:rPr>
              <w:t xml:space="preserve"> </w:t>
            </w:r>
            <w:r>
              <w:rPr>
                <w:rStyle w:val="IndexLink"/>
                <w:spacing w:val="-2"/>
              </w:rPr>
              <w:t>l’aérostat</w:t>
            </w:r>
          </w:hyperlink>
          <w:r w:rsidR="00000000">
            <w:tab/>
          </w:r>
          <w:r w:rsidR="00000000">
            <w:rPr>
              <w:spacing w:val="-5"/>
            </w:rPr>
            <w:t>13</w:t>
          </w:r>
        </w:p>
        <w:p w14:paraId="25D7247D" w14:textId="77777777" w:rsidR="007F7DC4" w:rsidRDefault="007F7DC4">
          <w:pPr>
            <w:pStyle w:val="TM2"/>
            <w:numPr>
              <w:ilvl w:val="1"/>
              <w:numId w:val="15"/>
            </w:numPr>
            <w:tabs>
              <w:tab w:val="left" w:pos="995"/>
              <w:tab w:val="right" w:leader="dot" w:pos="8440"/>
            </w:tabs>
          </w:pPr>
          <w:hyperlink w:anchor="_bookmark18">
            <w:r>
              <w:rPr>
                <w:rStyle w:val="IndexLink"/>
                <w:webHidden/>
              </w:rPr>
              <w:t>Architecture</w:t>
            </w:r>
            <w:r>
              <w:rPr>
                <w:rStyle w:val="IndexLink"/>
                <w:spacing w:val="41"/>
              </w:rPr>
              <w:t xml:space="preserve"> </w:t>
            </w:r>
            <w:r>
              <w:rPr>
                <w:rStyle w:val="IndexLink"/>
              </w:rPr>
              <w:t>globale</w:t>
            </w:r>
            <w:r>
              <w:rPr>
                <w:rStyle w:val="IndexLink"/>
                <w:spacing w:val="42"/>
              </w:rPr>
              <w:t xml:space="preserve"> </w:t>
            </w:r>
            <w:r>
              <w:rPr>
                <w:rStyle w:val="IndexLink"/>
              </w:rPr>
              <w:t>du</w:t>
            </w:r>
            <w:r>
              <w:rPr>
                <w:rStyle w:val="IndexLink"/>
                <w:spacing w:val="42"/>
              </w:rPr>
              <w:t xml:space="preserve"> </w:t>
            </w:r>
            <w:r>
              <w:rPr>
                <w:rStyle w:val="IndexLink"/>
              </w:rPr>
              <w:t>système</w:t>
            </w:r>
            <w:r>
              <w:rPr>
                <w:rStyle w:val="IndexLink"/>
                <w:spacing w:val="44"/>
              </w:rPr>
              <w:t xml:space="preserve"> </w:t>
            </w:r>
            <w:r>
              <w:rPr>
                <w:rStyle w:val="IndexLink"/>
              </w:rPr>
              <w:t>de</w:t>
            </w:r>
            <w:r>
              <w:rPr>
                <w:rStyle w:val="IndexLink"/>
                <w:spacing w:val="41"/>
              </w:rPr>
              <w:t xml:space="preserve"> </w:t>
            </w:r>
            <w:r>
              <w:rPr>
                <w:rStyle w:val="IndexLink"/>
                <w:spacing w:val="-4"/>
              </w:rPr>
              <w:t>bord</w:t>
            </w:r>
          </w:hyperlink>
          <w:r w:rsidR="00000000">
            <w:tab/>
          </w:r>
          <w:r w:rsidR="00000000">
            <w:rPr>
              <w:spacing w:val="-5"/>
            </w:rPr>
            <w:t>13</w:t>
          </w:r>
        </w:p>
        <w:p w14:paraId="499F971E" w14:textId="77777777" w:rsidR="007F7DC4" w:rsidRDefault="007F7DC4">
          <w:pPr>
            <w:pStyle w:val="TM2"/>
            <w:numPr>
              <w:ilvl w:val="1"/>
              <w:numId w:val="15"/>
            </w:numPr>
            <w:tabs>
              <w:tab w:val="left" w:pos="995"/>
              <w:tab w:val="right" w:leader="dot" w:pos="8438"/>
            </w:tabs>
          </w:pPr>
          <w:hyperlink w:anchor="_bookmark19">
            <w:r>
              <w:rPr>
                <w:rStyle w:val="IndexLink"/>
                <w:webHidden/>
              </w:rPr>
              <w:t>Choix</w:t>
            </w:r>
            <w:r>
              <w:rPr>
                <w:rStyle w:val="IndexLink"/>
                <w:spacing w:val="27"/>
              </w:rPr>
              <w:t xml:space="preserve"> </w:t>
            </w:r>
            <w:r>
              <w:rPr>
                <w:rStyle w:val="IndexLink"/>
              </w:rPr>
              <w:t>des</w:t>
            </w:r>
            <w:r>
              <w:rPr>
                <w:rStyle w:val="IndexLink"/>
                <w:spacing w:val="27"/>
              </w:rPr>
              <w:t xml:space="preserve"> </w:t>
            </w:r>
            <w:r>
              <w:rPr>
                <w:rStyle w:val="IndexLink"/>
                <w:spacing w:val="-2"/>
              </w:rPr>
              <w:t>composants</w:t>
            </w:r>
          </w:hyperlink>
          <w:r w:rsidR="00000000">
            <w:tab/>
          </w:r>
          <w:r w:rsidR="00000000">
            <w:rPr>
              <w:spacing w:val="-5"/>
            </w:rPr>
            <w:t>14</w:t>
          </w:r>
        </w:p>
        <w:p w14:paraId="0A752D39" w14:textId="77777777" w:rsidR="007F7DC4" w:rsidRDefault="007F7DC4">
          <w:pPr>
            <w:pStyle w:val="TM3"/>
            <w:numPr>
              <w:ilvl w:val="2"/>
              <w:numId w:val="15"/>
            </w:numPr>
            <w:tabs>
              <w:tab w:val="left" w:pos="1744"/>
              <w:tab w:val="right" w:leader="dot" w:pos="8439"/>
            </w:tabs>
            <w:ind w:hanging="749"/>
          </w:pPr>
          <w:hyperlink w:anchor="_bookmark20">
            <w:r>
              <w:rPr>
                <w:rStyle w:val="IndexLink"/>
                <w:webHidden/>
                <w:spacing w:val="-2"/>
              </w:rPr>
              <w:t>Microcontrôleur</w:t>
            </w:r>
          </w:hyperlink>
          <w:r w:rsidR="00000000">
            <w:tab/>
          </w:r>
          <w:r w:rsidR="00000000">
            <w:rPr>
              <w:spacing w:val="-5"/>
            </w:rPr>
            <w:t>14</w:t>
          </w:r>
        </w:p>
        <w:p w14:paraId="4C549695" w14:textId="77777777" w:rsidR="007F7DC4" w:rsidRDefault="007F7DC4">
          <w:pPr>
            <w:pStyle w:val="TM3"/>
            <w:numPr>
              <w:ilvl w:val="2"/>
              <w:numId w:val="15"/>
            </w:numPr>
            <w:tabs>
              <w:tab w:val="left" w:pos="1744"/>
              <w:tab w:val="right" w:leader="dot" w:pos="8440"/>
            </w:tabs>
            <w:ind w:hanging="749"/>
          </w:pPr>
          <w:hyperlink w:anchor="_bookmark21">
            <w:r>
              <w:rPr>
                <w:rStyle w:val="IndexLink"/>
                <w:webHidden/>
                <w:spacing w:val="-2"/>
              </w:rPr>
              <w:t>Mémoire</w:t>
            </w:r>
          </w:hyperlink>
          <w:r w:rsidR="00000000">
            <w:tab/>
          </w:r>
          <w:r w:rsidR="00000000">
            <w:rPr>
              <w:spacing w:val="-5"/>
            </w:rPr>
            <w:t>14</w:t>
          </w:r>
        </w:p>
        <w:p w14:paraId="6421B8C7" w14:textId="77777777" w:rsidR="007F7DC4" w:rsidRDefault="007F7DC4">
          <w:pPr>
            <w:pStyle w:val="TM3"/>
            <w:numPr>
              <w:ilvl w:val="2"/>
              <w:numId w:val="15"/>
            </w:numPr>
            <w:tabs>
              <w:tab w:val="left" w:pos="1744"/>
              <w:tab w:val="right" w:leader="dot" w:pos="8440"/>
            </w:tabs>
            <w:spacing w:before="12"/>
            <w:ind w:hanging="749"/>
          </w:pPr>
          <w:hyperlink w:anchor="_bookmark22">
            <w:r>
              <w:rPr>
                <w:rStyle w:val="IndexLink"/>
                <w:webHidden/>
                <w:spacing w:val="-2"/>
              </w:rPr>
              <w:t>Batterie</w:t>
            </w:r>
          </w:hyperlink>
          <w:r w:rsidR="00000000">
            <w:tab/>
          </w:r>
          <w:r w:rsidR="00000000">
            <w:rPr>
              <w:spacing w:val="-5"/>
            </w:rPr>
            <w:t>14</w:t>
          </w:r>
        </w:p>
        <w:p w14:paraId="7CBAA4A6" w14:textId="77777777" w:rsidR="007F7DC4" w:rsidRDefault="007F7DC4">
          <w:pPr>
            <w:pStyle w:val="TM3"/>
            <w:numPr>
              <w:ilvl w:val="2"/>
              <w:numId w:val="15"/>
            </w:numPr>
            <w:tabs>
              <w:tab w:val="left" w:pos="1744"/>
              <w:tab w:val="right" w:leader="dot" w:pos="8439"/>
            </w:tabs>
            <w:ind w:hanging="749"/>
          </w:pPr>
          <w:hyperlink w:anchor="_bookmark23">
            <w:r>
              <w:rPr>
                <w:rStyle w:val="IndexLink"/>
                <w:webHidden/>
              </w:rPr>
              <w:t>Module</w:t>
            </w:r>
            <w:r>
              <w:rPr>
                <w:rStyle w:val="IndexLink"/>
                <w:spacing w:val="29"/>
              </w:rPr>
              <w:t xml:space="preserve"> </w:t>
            </w:r>
            <w:r>
              <w:rPr>
                <w:rStyle w:val="IndexLink"/>
              </w:rPr>
              <w:t>de</w:t>
            </w:r>
            <w:r>
              <w:rPr>
                <w:rStyle w:val="IndexLink"/>
                <w:spacing w:val="27"/>
              </w:rPr>
              <w:t xml:space="preserve"> </w:t>
            </w:r>
            <w:r>
              <w:rPr>
                <w:rStyle w:val="IndexLink"/>
                <w:spacing w:val="-2"/>
              </w:rPr>
              <w:t>communication</w:t>
            </w:r>
          </w:hyperlink>
          <w:r w:rsidR="00000000">
            <w:tab/>
          </w:r>
          <w:r w:rsidR="00000000">
            <w:rPr>
              <w:spacing w:val="-5"/>
            </w:rPr>
            <w:t>15</w:t>
          </w:r>
        </w:p>
        <w:p w14:paraId="1F4B65E6" w14:textId="77777777" w:rsidR="007F7DC4" w:rsidRDefault="007F7DC4">
          <w:pPr>
            <w:pStyle w:val="TM3"/>
            <w:numPr>
              <w:ilvl w:val="2"/>
              <w:numId w:val="15"/>
            </w:numPr>
            <w:tabs>
              <w:tab w:val="left" w:pos="1744"/>
              <w:tab w:val="right" w:leader="dot" w:pos="8439"/>
            </w:tabs>
            <w:ind w:hanging="749"/>
          </w:pPr>
          <w:hyperlink w:anchor="_bookmark24">
            <w:r>
              <w:rPr>
                <w:rStyle w:val="IndexLink"/>
                <w:webHidden/>
              </w:rPr>
              <w:t>Capteur</w:t>
            </w:r>
            <w:r>
              <w:rPr>
                <w:rStyle w:val="IndexLink"/>
                <w:spacing w:val="51"/>
              </w:rPr>
              <w:t xml:space="preserve"> </w:t>
            </w:r>
            <w:r>
              <w:rPr>
                <w:rStyle w:val="IndexLink"/>
              </w:rPr>
              <w:t>GPS</w:t>
            </w:r>
            <w:r>
              <w:rPr>
                <w:rStyle w:val="IndexLink"/>
                <w:spacing w:val="50"/>
              </w:rPr>
              <w:t xml:space="preserve"> </w:t>
            </w:r>
            <w:r>
              <w:rPr>
                <w:rStyle w:val="IndexLink"/>
              </w:rPr>
              <w:t>-</w:t>
            </w:r>
            <w:r>
              <w:rPr>
                <w:rStyle w:val="IndexLink"/>
                <w:spacing w:val="52"/>
              </w:rPr>
              <w:t xml:space="preserve"> </w:t>
            </w:r>
            <w:r>
              <w:rPr>
                <w:rStyle w:val="IndexLink"/>
              </w:rPr>
              <w:t>NEO-</w:t>
            </w:r>
            <w:r>
              <w:rPr>
                <w:rStyle w:val="IndexLink"/>
                <w:spacing w:val="-5"/>
              </w:rPr>
              <w:t>M8</w:t>
            </w:r>
          </w:hyperlink>
          <w:r w:rsidR="00000000">
            <w:tab/>
          </w:r>
          <w:r w:rsidR="00000000">
            <w:rPr>
              <w:spacing w:val="-5"/>
            </w:rPr>
            <w:t>15</w:t>
          </w:r>
        </w:p>
        <w:p w14:paraId="2A90EA1E" w14:textId="77777777" w:rsidR="007F7DC4" w:rsidRDefault="007F7DC4">
          <w:pPr>
            <w:pStyle w:val="TM3"/>
            <w:numPr>
              <w:ilvl w:val="2"/>
              <w:numId w:val="15"/>
            </w:numPr>
            <w:tabs>
              <w:tab w:val="left" w:pos="1744"/>
              <w:tab w:val="right" w:leader="dot" w:pos="8437"/>
            </w:tabs>
            <w:ind w:hanging="749"/>
          </w:pPr>
          <w:hyperlink w:anchor="_bookmark25">
            <w:r>
              <w:rPr>
                <w:rStyle w:val="IndexLink"/>
                <w:webHidden/>
              </w:rPr>
              <w:t>Capteur</w:t>
            </w:r>
            <w:r>
              <w:rPr>
                <w:rStyle w:val="IndexLink"/>
                <w:spacing w:val="49"/>
              </w:rPr>
              <w:t xml:space="preserve"> </w:t>
            </w:r>
            <w:r>
              <w:rPr>
                <w:rStyle w:val="IndexLink"/>
              </w:rPr>
              <w:t>d’effort</w:t>
            </w:r>
            <w:r>
              <w:rPr>
                <w:rStyle w:val="IndexLink"/>
                <w:spacing w:val="47"/>
              </w:rPr>
              <w:t xml:space="preserve"> </w:t>
            </w:r>
            <w:r>
              <w:rPr>
                <w:rStyle w:val="IndexLink"/>
              </w:rPr>
              <w:t>-</w:t>
            </w:r>
            <w:r>
              <w:rPr>
                <w:rStyle w:val="IndexLink"/>
                <w:spacing w:val="50"/>
              </w:rPr>
              <w:t xml:space="preserve"> </w:t>
            </w:r>
            <w:r>
              <w:rPr>
                <w:rStyle w:val="IndexLink"/>
              </w:rPr>
              <w:t>BSO-STB-CFOR-3535-</w:t>
            </w:r>
            <w:r>
              <w:rPr>
                <w:rStyle w:val="IndexLink"/>
                <w:spacing w:val="-5"/>
              </w:rPr>
              <w:t>CN</w:t>
            </w:r>
          </w:hyperlink>
          <w:r w:rsidR="00000000">
            <w:tab/>
          </w:r>
          <w:r w:rsidR="00000000">
            <w:rPr>
              <w:spacing w:val="-5"/>
            </w:rPr>
            <w:t>16</w:t>
          </w:r>
        </w:p>
        <w:p w14:paraId="14725845" w14:textId="77777777" w:rsidR="007F7DC4" w:rsidRDefault="007F7DC4">
          <w:pPr>
            <w:pStyle w:val="TM1"/>
            <w:numPr>
              <w:ilvl w:val="0"/>
              <w:numId w:val="15"/>
            </w:numPr>
            <w:tabs>
              <w:tab w:val="left" w:pos="456"/>
              <w:tab w:val="right" w:pos="8439"/>
            </w:tabs>
            <w:ind w:hanging="351"/>
          </w:pPr>
          <w:hyperlink w:anchor="_bookmark26">
            <w:r>
              <w:rPr>
                <w:rStyle w:val="IndexLink"/>
                <w:webHidden/>
                <w:spacing w:val="-7"/>
              </w:rPr>
              <w:t>Architecture</w:t>
            </w:r>
            <w:r>
              <w:rPr>
                <w:rStyle w:val="IndexLink"/>
                <w:spacing w:val="18"/>
              </w:rPr>
              <w:t xml:space="preserve"> </w:t>
            </w:r>
            <w:r>
              <w:rPr>
                <w:rStyle w:val="IndexLink"/>
                <w:spacing w:val="-2"/>
              </w:rPr>
              <w:t>logicielle</w:t>
            </w:r>
          </w:hyperlink>
          <w:r w:rsidR="00000000">
            <w:rPr>
              <w:rFonts w:ascii="Times New Roman" w:hAnsi="Times New Roman"/>
              <w:b w:val="0"/>
            </w:rPr>
            <w:tab/>
          </w:r>
          <w:r w:rsidR="00000000">
            <w:rPr>
              <w:spacing w:val="-5"/>
            </w:rPr>
            <w:t>17</w:t>
          </w:r>
        </w:p>
        <w:p w14:paraId="01B0FA9B" w14:textId="77777777" w:rsidR="007F7DC4" w:rsidRDefault="007F7DC4">
          <w:pPr>
            <w:pStyle w:val="TM2"/>
            <w:numPr>
              <w:ilvl w:val="1"/>
              <w:numId w:val="15"/>
            </w:numPr>
            <w:tabs>
              <w:tab w:val="left" w:pos="995"/>
              <w:tab w:val="right" w:leader="dot" w:pos="8440"/>
            </w:tabs>
          </w:pPr>
          <w:hyperlink w:anchor="_bookmark27">
            <w:r>
              <w:rPr>
                <w:rStyle w:val="IndexLink"/>
                <w:webHidden/>
              </w:rPr>
              <w:t>Criticité</w:t>
            </w:r>
            <w:r>
              <w:rPr>
                <w:rStyle w:val="IndexLink"/>
                <w:spacing w:val="26"/>
              </w:rPr>
              <w:t xml:space="preserve"> </w:t>
            </w:r>
            <w:r>
              <w:rPr>
                <w:rStyle w:val="IndexLink"/>
              </w:rPr>
              <w:t>logicielle</w:t>
            </w:r>
            <w:r>
              <w:rPr>
                <w:rStyle w:val="IndexLink"/>
                <w:spacing w:val="27"/>
              </w:rPr>
              <w:t xml:space="preserve"> </w:t>
            </w:r>
            <w:r>
              <w:rPr>
                <w:rStyle w:val="IndexLink"/>
              </w:rPr>
              <w:t>sur</w:t>
            </w:r>
            <w:r>
              <w:rPr>
                <w:rStyle w:val="IndexLink"/>
                <w:spacing w:val="27"/>
              </w:rPr>
              <w:t xml:space="preserve"> </w:t>
            </w:r>
            <w:r>
              <w:rPr>
                <w:rStyle w:val="IndexLink"/>
              </w:rPr>
              <w:t>les</w:t>
            </w:r>
            <w:r>
              <w:rPr>
                <w:rStyle w:val="IndexLink"/>
                <w:spacing w:val="27"/>
              </w:rPr>
              <w:t xml:space="preserve"> </w:t>
            </w:r>
            <w:r>
              <w:rPr>
                <w:rStyle w:val="IndexLink"/>
                <w:spacing w:val="-2"/>
              </w:rPr>
              <w:t>microcontrôleurs</w:t>
            </w:r>
          </w:hyperlink>
          <w:r w:rsidR="00000000">
            <w:tab/>
          </w:r>
          <w:r w:rsidR="00000000">
            <w:rPr>
              <w:spacing w:val="-5"/>
            </w:rPr>
            <w:t>17</w:t>
          </w:r>
        </w:p>
        <w:p w14:paraId="7D8AADDF" w14:textId="77777777" w:rsidR="007F7DC4" w:rsidRDefault="007F7DC4">
          <w:pPr>
            <w:pStyle w:val="TM2"/>
            <w:numPr>
              <w:ilvl w:val="1"/>
              <w:numId w:val="15"/>
            </w:numPr>
            <w:tabs>
              <w:tab w:val="left" w:pos="995"/>
              <w:tab w:val="right" w:leader="dot" w:pos="8440"/>
            </w:tabs>
            <w:spacing w:before="12"/>
          </w:pPr>
          <w:hyperlink w:anchor="_bookmark28">
            <w:r>
              <w:rPr>
                <w:rStyle w:val="IndexLink"/>
                <w:webHidden/>
              </w:rPr>
              <w:t>Diagramme</w:t>
            </w:r>
            <w:r>
              <w:rPr>
                <w:rStyle w:val="IndexLink"/>
                <w:spacing w:val="40"/>
              </w:rPr>
              <w:t xml:space="preserve"> </w:t>
            </w:r>
            <w:r>
              <w:rPr>
                <w:rStyle w:val="IndexLink"/>
              </w:rPr>
              <w:t>de</w:t>
            </w:r>
            <w:r>
              <w:rPr>
                <w:rStyle w:val="IndexLink"/>
                <w:spacing w:val="41"/>
              </w:rPr>
              <w:t xml:space="preserve"> </w:t>
            </w:r>
            <w:r>
              <w:rPr>
                <w:rStyle w:val="IndexLink"/>
              </w:rPr>
              <w:t>séquence</w:t>
            </w:r>
            <w:r>
              <w:rPr>
                <w:rStyle w:val="IndexLink"/>
                <w:spacing w:val="41"/>
              </w:rPr>
              <w:t xml:space="preserve"> </w:t>
            </w:r>
            <w:r>
              <w:rPr>
                <w:rStyle w:val="IndexLink"/>
              </w:rPr>
              <w:t>illustrant</w:t>
            </w:r>
            <w:r>
              <w:rPr>
                <w:rStyle w:val="IndexLink"/>
                <w:spacing w:val="43"/>
              </w:rPr>
              <w:t xml:space="preserve"> </w:t>
            </w:r>
            <w:r>
              <w:rPr>
                <w:rStyle w:val="IndexLink"/>
              </w:rPr>
              <w:t>le</w:t>
            </w:r>
            <w:r>
              <w:rPr>
                <w:rStyle w:val="IndexLink"/>
                <w:spacing w:val="41"/>
              </w:rPr>
              <w:t xml:space="preserve"> </w:t>
            </w:r>
            <w:r>
              <w:rPr>
                <w:rStyle w:val="IndexLink"/>
                <w:spacing w:val="-2"/>
              </w:rPr>
              <w:t>scénario</w:t>
            </w:r>
          </w:hyperlink>
          <w:r w:rsidR="00000000">
            <w:tab/>
          </w:r>
          <w:r w:rsidR="00000000">
            <w:rPr>
              <w:spacing w:val="-5"/>
            </w:rPr>
            <w:t>17</w:t>
          </w:r>
        </w:p>
        <w:p w14:paraId="4C3D529A" w14:textId="77777777" w:rsidR="007F7DC4" w:rsidRDefault="007F7DC4">
          <w:pPr>
            <w:pStyle w:val="TM1"/>
            <w:numPr>
              <w:ilvl w:val="0"/>
              <w:numId w:val="15"/>
            </w:numPr>
            <w:tabs>
              <w:tab w:val="left" w:pos="456"/>
              <w:tab w:val="right" w:pos="8438"/>
            </w:tabs>
            <w:ind w:hanging="351"/>
          </w:pPr>
          <w:hyperlink w:anchor="_bookmark30">
            <w:r>
              <w:rPr>
                <w:rStyle w:val="IndexLink"/>
                <w:webHidden/>
                <w:spacing w:val="-8"/>
              </w:rPr>
              <w:t>Causes</w:t>
            </w:r>
            <w:r>
              <w:rPr>
                <w:rStyle w:val="IndexLink"/>
                <w:spacing w:val="10"/>
              </w:rPr>
              <w:t xml:space="preserve"> </w:t>
            </w:r>
            <w:r>
              <w:rPr>
                <w:rStyle w:val="IndexLink"/>
                <w:spacing w:val="-8"/>
              </w:rPr>
              <w:t>potentielles</w:t>
            </w:r>
            <w:r>
              <w:rPr>
                <w:rStyle w:val="IndexLink"/>
                <w:spacing w:val="10"/>
              </w:rPr>
              <w:t xml:space="preserve"> </w:t>
            </w:r>
            <w:r>
              <w:rPr>
                <w:rStyle w:val="IndexLink"/>
                <w:spacing w:val="-8"/>
              </w:rPr>
              <w:t>de</w:t>
            </w:r>
            <w:r>
              <w:rPr>
                <w:rStyle w:val="IndexLink"/>
                <w:spacing w:val="10"/>
              </w:rPr>
              <w:t xml:space="preserve"> </w:t>
            </w:r>
            <w:r>
              <w:rPr>
                <w:rStyle w:val="IndexLink"/>
                <w:spacing w:val="-8"/>
              </w:rPr>
              <w:t>panne</w:t>
            </w:r>
          </w:hyperlink>
          <w:r w:rsidR="00000000">
            <w:rPr>
              <w:rFonts w:ascii="Times New Roman" w:hAnsi="Times New Roman"/>
              <w:b w:val="0"/>
            </w:rPr>
            <w:tab/>
          </w:r>
          <w:r w:rsidR="00000000">
            <w:rPr>
              <w:spacing w:val="-5"/>
            </w:rPr>
            <w:t>21</w:t>
          </w:r>
        </w:p>
        <w:p w14:paraId="6796C1D3" w14:textId="77777777" w:rsidR="007F7DC4" w:rsidRDefault="007F7DC4">
          <w:pPr>
            <w:pStyle w:val="TM1"/>
            <w:numPr>
              <w:ilvl w:val="0"/>
              <w:numId w:val="15"/>
            </w:numPr>
            <w:tabs>
              <w:tab w:val="left" w:pos="456"/>
              <w:tab w:val="right" w:pos="8437"/>
            </w:tabs>
            <w:ind w:hanging="351"/>
          </w:pPr>
          <w:hyperlink w:anchor="_bookmark32">
            <w:r>
              <w:rPr>
                <w:rStyle w:val="IndexLink"/>
                <w:webHidden/>
                <w:spacing w:val="-6"/>
              </w:rPr>
              <w:t>Conclusion</w:t>
            </w:r>
            <w:r>
              <w:rPr>
                <w:rStyle w:val="IndexLink"/>
              </w:rPr>
              <w:t xml:space="preserve"> </w:t>
            </w:r>
            <w:r>
              <w:rPr>
                <w:rStyle w:val="IndexLink"/>
                <w:spacing w:val="-6"/>
              </w:rPr>
              <w:t>et</w:t>
            </w:r>
            <w:r>
              <w:rPr>
                <w:rStyle w:val="IndexLink"/>
              </w:rPr>
              <w:t xml:space="preserve"> </w:t>
            </w:r>
            <w:r>
              <w:rPr>
                <w:rStyle w:val="IndexLink"/>
                <w:spacing w:val="-6"/>
              </w:rPr>
              <w:t>Perspectives</w:t>
            </w:r>
          </w:hyperlink>
          <w:r w:rsidR="00000000">
            <w:rPr>
              <w:rFonts w:ascii="Times New Roman" w:hAnsi="Times New Roman"/>
              <w:b w:val="0"/>
            </w:rPr>
            <w:tab/>
          </w:r>
          <w:r w:rsidR="00000000">
            <w:rPr>
              <w:spacing w:val="-5"/>
            </w:rPr>
            <w:t>22</w:t>
          </w:r>
        </w:p>
        <w:p w14:paraId="1D969A5D" w14:textId="77777777" w:rsidR="007F7DC4" w:rsidRDefault="007F7DC4">
          <w:pPr>
            <w:pStyle w:val="TM2"/>
            <w:numPr>
              <w:ilvl w:val="1"/>
              <w:numId w:val="15"/>
            </w:numPr>
            <w:tabs>
              <w:tab w:val="left" w:pos="995"/>
              <w:tab w:val="right" w:leader="dot" w:pos="8439"/>
            </w:tabs>
            <w:spacing w:before="12"/>
          </w:pPr>
          <w:hyperlink w:anchor="_bookmark33">
            <w:r>
              <w:rPr>
                <w:rStyle w:val="IndexLink"/>
                <w:webHidden/>
                <w:spacing w:val="-2"/>
              </w:rPr>
              <w:t>Remarques</w:t>
            </w:r>
          </w:hyperlink>
          <w:r w:rsidR="00000000">
            <w:tab/>
          </w:r>
          <w:r w:rsidR="00000000">
            <w:rPr>
              <w:spacing w:val="-5"/>
            </w:rPr>
            <w:t>22</w:t>
          </w:r>
          <w:r w:rsidR="00000000">
            <w:rPr>
              <w:spacing w:val="-5"/>
            </w:rPr>
            <w:fldChar w:fldCharType="end"/>
          </w:r>
        </w:p>
        <w:p w14:paraId="35ACAC0A" w14:textId="77777777" w:rsidR="007F7DC4" w:rsidRDefault="00000000">
          <w:pPr>
            <w:sectPr w:rsidR="007F7DC4">
              <w:headerReference w:type="default" r:id="rId10"/>
              <w:footerReference w:type="default" r:id="rId11"/>
              <w:pgSz w:w="11906" w:h="16838"/>
              <w:pgMar w:top="1720" w:right="1260" w:bottom="1440" w:left="1680" w:header="1134" w:footer="1255" w:gutter="0"/>
              <w:pgNumType w:start="1"/>
              <w:cols w:space="720"/>
              <w:formProt w:val="0"/>
              <w:docGrid w:linePitch="100" w:charSpace="4096"/>
            </w:sectPr>
          </w:pPr>
        </w:p>
      </w:sdtContent>
    </w:sdt>
    <w:p w14:paraId="3C50D5B2" w14:textId="77777777" w:rsidR="007F7DC4" w:rsidRDefault="00000000">
      <w:pPr>
        <w:pStyle w:val="Titre1"/>
        <w:numPr>
          <w:ilvl w:val="0"/>
          <w:numId w:val="14"/>
        </w:numPr>
        <w:tabs>
          <w:tab w:val="left" w:pos="663"/>
        </w:tabs>
      </w:pPr>
      <w:bookmarkStart w:id="8" w:name="_bookmark0"/>
      <w:bookmarkStart w:id="9" w:name="Glossaire"/>
      <w:bookmarkEnd w:id="8"/>
      <w:bookmarkEnd w:id="9"/>
      <w:r>
        <w:rPr>
          <w:spacing w:val="-2"/>
        </w:rPr>
        <w:lastRenderedPageBreak/>
        <w:t>Glossaire</w:t>
      </w:r>
    </w:p>
    <w:p w14:paraId="0422F43F" w14:textId="77777777" w:rsidR="007F7DC4" w:rsidRDefault="00000000">
      <w:pPr>
        <w:pStyle w:val="Paragraphedeliste"/>
        <w:numPr>
          <w:ilvl w:val="0"/>
          <w:numId w:val="13"/>
        </w:numPr>
        <w:tabs>
          <w:tab w:val="left" w:pos="691"/>
        </w:tabs>
        <w:spacing w:before="226"/>
        <w:ind w:hanging="351"/>
      </w:pPr>
      <w:r>
        <w:rPr>
          <w:rFonts w:ascii="Georgia" w:hAnsi="Georgia"/>
          <w:b/>
          <w:w w:val="105"/>
          <w:sz w:val="24"/>
        </w:rPr>
        <w:t>GPS</w:t>
      </w:r>
      <w:r>
        <w:rPr>
          <w:rFonts w:ascii="Georgia" w:hAnsi="Georgia"/>
          <w:b/>
          <w:spacing w:val="3"/>
          <w:w w:val="105"/>
          <w:sz w:val="24"/>
        </w:rPr>
        <w:t xml:space="preserve"> </w:t>
      </w:r>
      <w:r>
        <w:rPr>
          <w:w w:val="105"/>
          <w:sz w:val="24"/>
        </w:rPr>
        <w:t>:</w:t>
      </w:r>
      <w:r>
        <w:rPr>
          <w:spacing w:val="4"/>
          <w:w w:val="105"/>
          <w:sz w:val="24"/>
        </w:rPr>
        <w:t xml:space="preserve"> </w:t>
      </w:r>
      <w:r>
        <w:rPr>
          <w:w w:val="105"/>
          <w:sz w:val="24"/>
        </w:rPr>
        <w:t>Global</w:t>
      </w:r>
      <w:r>
        <w:rPr>
          <w:spacing w:val="5"/>
          <w:w w:val="105"/>
          <w:sz w:val="24"/>
        </w:rPr>
        <w:t xml:space="preserve"> </w:t>
      </w:r>
      <w:proofErr w:type="spellStart"/>
      <w:r>
        <w:rPr>
          <w:w w:val="105"/>
          <w:sz w:val="24"/>
        </w:rPr>
        <w:t>Positioning</w:t>
      </w:r>
      <w:proofErr w:type="spellEnd"/>
      <w:r>
        <w:rPr>
          <w:spacing w:val="4"/>
          <w:w w:val="105"/>
          <w:sz w:val="24"/>
        </w:rPr>
        <w:t xml:space="preserve"> </w:t>
      </w:r>
      <w:r>
        <w:rPr>
          <w:spacing w:val="-2"/>
          <w:w w:val="105"/>
          <w:sz w:val="24"/>
        </w:rPr>
        <w:t>System</w:t>
      </w:r>
    </w:p>
    <w:p w14:paraId="4C00BB8D" w14:textId="77777777" w:rsidR="007F7DC4" w:rsidRDefault="007F7DC4">
      <w:pPr>
        <w:pStyle w:val="Corpsdetexte"/>
        <w:spacing w:before="107"/>
      </w:pPr>
    </w:p>
    <w:p w14:paraId="5327DF92" w14:textId="77777777" w:rsidR="007F7DC4" w:rsidRDefault="00000000">
      <w:pPr>
        <w:pStyle w:val="Paragraphedeliste"/>
        <w:numPr>
          <w:ilvl w:val="0"/>
          <w:numId w:val="13"/>
        </w:numPr>
        <w:tabs>
          <w:tab w:val="left" w:pos="691"/>
        </w:tabs>
        <w:ind w:hanging="351"/>
      </w:pPr>
      <w:r>
        <w:rPr>
          <w:rFonts w:ascii="Georgia" w:hAnsi="Georgia"/>
          <w:b/>
          <w:w w:val="105"/>
          <w:sz w:val="24"/>
        </w:rPr>
        <w:t>POC</w:t>
      </w:r>
      <w:r>
        <w:rPr>
          <w:rFonts w:ascii="Georgia" w:hAnsi="Georgia"/>
          <w:b/>
          <w:spacing w:val="11"/>
          <w:w w:val="105"/>
          <w:sz w:val="24"/>
        </w:rPr>
        <w:t xml:space="preserve"> </w:t>
      </w:r>
      <w:r>
        <w:rPr>
          <w:w w:val="105"/>
          <w:sz w:val="24"/>
        </w:rPr>
        <w:t>:</w:t>
      </w:r>
      <w:r>
        <w:rPr>
          <w:spacing w:val="11"/>
          <w:w w:val="105"/>
          <w:sz w:val="24"/>
        </w:rPr>
        <w:t xml:space="preserve"> </w:t>
      </w:r>
      <w:r>
        <w:rPr>
          <w:w w:val="105"/>
          <w:sz w:val="24"/>
        </w:rPr>
        <w:t>Proof</w:t>
      </w:r>
      <w:r>
        <w:rPr>
          <w:spacing w:val="13"/>
          <w:w w:val="105"/>
          <w:sz w:val="24"/>
        </w:rPr>
        <w:t xml:space="preserve"> </w:t>
      </w:r>
      <w:r>
        <w:rPr>
          <w:w w:val="105"/>
          <w:sz w:val="24"/>
        </w:rPr>
        <w:t>of</w:t>
      </w:r>
      <w:r>
        <w:rPr>
          <w:spacing w:val="11"/>
          <w:w w:val="105"/>
          <w:sz w:val="24"/>
        </w:rPr>
        <w:t xml:space="preserve"> </w:t>
      </w:r>
      <w:r>
        <w:rPr>
          <w:spacing w:val="-2"/>
          <w:w w:val="105"/>
          <w:sz w:val="24"/>
        </w:rPr>
        <w:t>Concept</w:t>
      </w:r>
    </w:p>
    <w:p w14:paraId="3BB8CB97" w14:textId="77777777" w:rsidR="007F7DC4" w:rsidRDefault="007F7DC4">
      <w:pPr>
        <w:pStyle w:val="Corpsdetexte"/>
        <w:spacing w:before="108"/>
      </w:pPr>
    </w:p>
    <w:p w14:paraId="3B673ABE" w14:textId="77777777" w:rsidR="007F7DC4" w:rsidRDefault="00000000">
      <w:pPr>
        <w:pStyle w:val="Paragraphedeliste"/>
        <w:numPr>
          <w:ilvl w:val="0"/>
          <w:numId w:val="13"/>
        </w:numPr>
        <w:tabs>
          <w:tab w:val="left" w:pos="691"/>
        </w:tabs>
        <w:ind w:hanging="351"/>
      </w:pPr>
      <w:r>
        <w:rPr>
          <w:rFonts w:ascii="Georgia" w:hAnsi="Georgia"/>
          <w:b/>
          <w:w w:val="105"/>
          <w:sz w:val="24"/>
        </w:rPr>
        <w:t>MODEM</w:t>
      </w:r>
      <w:r>
        <w:rPr>
          <w:rFonts w:ascii="Georgia" w:hAnsi="Georgia"/>
          <w:b/>
          <w:spacing w:val="-11"/>
          <w:w w:val="105"/>
          <w:sz w:val="24"/>
        </w:rPr>
        <w:t xml:space="preserve"> </w:t>
      </w:r>
      <w:r>
        <w:rPr>
          <w:w w:val="105"/>
          <w:sz w:val="24"/>
        </w:rPr>
        <w:t>:</w:t>
      </w:r>
      <w:r>
        <w:rPr>
          <w:spacing w:val="-10"/>
          <w:w w:val="105"/>
          <w:sz w:val="24"/>
        </w:rPr>
        <w:t xml:space="preserve"> </w:t>
      </w:r>
      <w:proofErr w:type="spellStart"/>
      <w:r>
        <w:rPr>
          <w:w w:val="105"/>
          <w:sz w:val="24"/>
        </w:rPr>
        <w:t>Modulator-</w:t>
      </w:r>
      <w:r>
        <w:rPr>
          <w:spacing w:val="-2"/>
          <w:w w:val="105"/>
          <w:sz w:val="24"/>
        </w:rPr>
        <w:t>Demodulator</w:t>
      </w:r>
      <w:proofErr w:type="spellEnd"/>
    </w:p>
    <w:p w14:paraId="02457188" w14:textId="77777777" w:rsidR="007F7DC4" w:rsidRDefault="007F7DC4">
      <w:pPr>
        <w:pStyle w:val="Corpsdetexte"/>
        <w:spacing w:before="107"/>
      </w:pPr>
    </w:p>
    <w:p w14:paraId="3D210E1A" w14:textId="77777777" w:rsidR="007F7DC4" w:rsidRDefault="00000000">
      <w:pPr>
        <w:pStyle w:val="Paragraphedeliste"/>
        <w:numPr>
          <w:ilvl w:val="0"/>
          <w:numId w:val="13"/>
        </w:numPr>
        <w:tabs>
          <w:tab w:val="left" w:pos="691"/>
        </w:tabs>
        <w:ind w:hanging="351"/>
      </w:pPr>
      <w:r>
        <w:rPr>
          <w:rFonts w:ascii="Georgia" w:hAnsi="Georgia"/>
          <w:b/>
          <w:w w:val="105"/>
          <w:sz w:val="24"/>
        </w:rPr>
        <w:t>OBC</w:t>
      </w:r>
      <w:r>
        <w:rPr>
          <w:rFonts w:ascii="Georgia" w:hAnsi="Georgia"/>
          <w:b/>
          <w:spacing w:val="10"/>
          <w:w w:val="105"/>
          <w:sz w:val="24"/>
        </w:rPr>
        <w:t xml:space="preserve"> </w:t>
      </w:r>
      <w:r>
        <w:rPr>
          <w:w w:val="105"/>
          <w:sz w:val="24"/>
        </w:rPr>
        <w:t>:</w:t>
      </w:r>
      <w:r>
        <w:rPr>
          <w:spacing w:val="12"/>
          <w:w w:val="105"/>
          <w:sz w:val="24"/>
        </w:rPr>
        <w:t xml:space="preserve"> </w:t>
      </w:r>
      <w:r>
        <w:rPr>
          <w:w w:val="105"/>
          <w:sz w:val="24"/>
        </w:rPr>
        <w:t>On-</w:t>
      </w:r>
      <w:proofErr w:type="spellStart"/>
      <w:r>
        <w:rPr>
          <w:w w:val="105"/>
          <w:sz w:val="24"/>
        </w:rPr>
        <w:t>Board</w:t>
      </w:r>
      <w:proofErr w:type="spellEnd"/>
      <w:r>
        <w:rPr>
          <w:spacing w:val="13"/>
          <w:w w:val="105"/>
          <w:sz w:val="24"/>
        </w:rPr>
        <w:t xml:space="preserve"> </w:t>
      </w:r>
      <w:r>
        <w:rPr>
          <w:spacing w:val="-2"/>
          <w:w w:val="105"/>
          <w:sz w:val="24"/>
        </w:rPr>
        <w:t>Computer</w:t>
      </w:r>
    </w:p>
    <w:p w14:paraId="3826CEEB" w14:textId="77777777" w:rsidR="007F7DC4" w:rsidRDefault="007F7DC4">
      <w:pPr>
        <w:pStyle w:val="Corpsdetexte"/>
        <w:spacing w:before="108"/>
      </w:pPr>
    </w:p>
    <w:p w14:paraId="43DCE530" w14:textId="77777777" w:rsidR="007F7DC4" w:rsidRDefault="00000000">
      <w:pPr>
        <w:pStyle w:val="Paragraphedeliste"/>
        <w:numPr>
          <w:ilvl w:val="0"/>
          <w:numId w:val="13"/>
        </w:numPr>
        <w:tabs>
          <w:tab w:val="left" w:pos="691"/>
        </w:tabs>
        <w:ind w:hanging="351"/>
      </w:pPr>
      <w:r>
        <w:rPr>
          <w:rFonts w:ascii="Georgia" w:hAnsi="Georgia"/>
          <w:b/>
          <w:w w:val="105"/>
          <w:sz w:val="24"/>
        </w:rPr>
        <w:t>I2C</w:t>
      </w:r>
      <w:r>
        <w:rPr>
          <w:rFonts w:ascii="Georgia" w:hAnsi="Georgia"/>
          <w:b/>
          <w:spacing w:val="11"/>
          <w:w w:val="105"/>
          <w:sz w:val="24"/>
        </w:rPr>
        <w:t xml:space="preserve"> </w:t>
      </w:r>
      <w:r>
        <w:rPr>
          <w:w w:val="105"/>
          <w:sz w:val="24"/>
        </w:rPr>
        <w:t>:</w:t>
      </w:r>
      <w:r>
        <w:rPr>
          <w:spacing w:val="12"/>
          <w:w w:val="105"/>
          <w:sz w:val="24"/>
        </w:rPr>
        <w:t xml:space="preserve"> </w:t>
      </w:r>
      <w:r>
        <w:rPr>
          <w:w w:val="105"/>
          <w:sz w:val="24"/>
        </w:rPr>
        <w:t>Inter-Integrated</w:t>
      </w:r>
      <w:r>
        <w:rPr>
          <w:spacing w:val="11"/>
          <w:w w:val="105"/>
          <w:sz w:val="24"/>
        </w:rPr>
        <w:t xml:space="preserve"> </w:t>
      </w:r>
      <w:r>
        <w:rPr>
          <w:spacing w:val="-2"/>
          <w:w w:val="105"/>
          <w:sz w:val="24"/>
        </w:rPr>
        <w:t>Circuit</w:t>
      </w:r>
    </w:p>
    <w:p w14:paraId="0C5137C9" w14:textId="77777777" w:rsidR="007F7DC4" w:rsidRDefault="007F7DC4">
      <w:pPr>
        <w:pStyle w:val="Corpsdetexte"/>
        <w:spacing w:before="107"/>
      </w:pPr>
    </w:p>
    <w:p w14:paraId="22D5C93A" w14:textId="77777777" w:rsidR="007F7DC4" w:rsidRDefault="00000000">
      <w:pPr>
        <w:pStyle w:val="Paragraphedeliste"/>
        <w:numPr>
          <w:ilvl w:val="0"/>
          <w:numId w:val="13"/>
        </w:numPr>
        <w:tabs>
          <w:tab w:val="left" w:pos="691"/>
        </w:tabs>
        <w:ind w:hanging="351"/>
      </w:pPr>
      <w:r>
        <w:rPr>
          <w:rFonts w:ascii="Georgia" w:hAnsi="Georgia"/>
          <w:b/>
          <w:spacing w:val="-2"/>
          <w:w w:val="105"/>
          <w:sz w:val="24"/>
        </w:rPr>
        <w:t>UART</w:t>
      </w:r>
      <w:r>
        <w:rPr>
          <w:rFonts w:ascii="Georgia" w:hAnsi="Georgia"/>
          <w:b/>
          <w:w w:val="105"/>
          <w:sz w:val="24"/>
        </w:rPr>
        <w:t xml:space="preserve"> </w:t>
      </w:r>
      <w:r>
        <w:rPr>
          <w:spacing w:val="-2"/>
          <w:w w:val="105"/>
          <w:sz w:val="24"/>
        </w:rPr>
        <w:t>:</w:t>
      </w:r>
      <w:r>
        <w:rPr>
          <w:w w:val="105"/>
          <w:sz w:val="24"/>
        </w:rPr>
        <w:t xml:space="preserve"> </w:t>
      </w:r>
      <w:r>
        <w:rPr>
          <w:spacing w:val="-2"/>
          <w:w w:val="105"/>
          <w:sz w:val="24"/>
        </w:rPr>
        <w:t>Universal</w:t>
      </w:r>
      <w:r>
        <w:rPr>
          <w:spacing w:val="1"/>
          <w:w w:val="105"/>
          <w:sz w:val="24"/>
        </w:rPr>
        <w:t xml:space="preserve"> </w:t>
      </w:r>
      <w:proofErr w:type="spellStart"/>
      <w:r>
        <w:rPr>
          <w:spacing w:val="-2"/>
          <w:w w:val="105"/>
          <w:sz w:val="24"/>
        </w:rPr>
        <w:t>Asynchronous</w:t>
      </w:r>
      <w:proofErr w:type="spellEnd"/>
      <w:r>
        <w:rPr>
          <w:spacing w:val="2"/>
          <w:w w:val="105"/>
          <w:sz w:val="24"/>
        </w:rPr>
        <w:t xml:space="preserve"> </w:t>
      </w:r>
      <w:proofErr w:type="spellStart"/>
      <w:r>
        <w:rPr>
          <w:spacing w:val="-2"/>
          <w:w w:val="105"/>
          <w:sz w:val="24"/>
        </w:rPr>
        <w:t>Receiver</w:t>
      </w:r>
      <w:proofErr w:type="spellEnd"/>
      <w:r>
        <w:rPr>
          <w:w w:val="105"/>
          <w:sz w:val="24"/>
        </w:rPr>
        <w:t xml:space="preserve"> </w:t>
      </w:r>
      <w:proofErr w:type="spellStart"/>
      <w:r>
        <w:rPr>
          <w:spacing w:val="-2"/>
          <w:w w:val="105"/>
          <w:sz w:val="24"/>
        </w:rPr>
        <w:t>Transmitter</w:t>
      </w:r>
      <w:proofErr w:type="spellEnd"/>
    </w:p>
    <w:p w14:paraId="7E957A2D" w14:textId="77777777" w:rsidR="007F7DC4" w:rsidRDefault="007F7DC4">
      <w:pPr>
        <w:pStyle w:val="Corpsdetexte"/>
        <w:spacing w:before="108"/>
      </w:pPr>
    </w:p>
    <w:p w14:paraId="477D14D2" w14:textId="77777777" w:rsidR="007F7DC4" w:rsidRDefault="00000000">
      <w:pPr>
        <w:pStyle w:val="Paragraphedeliste"/>
        <w:numPr>
          <w:ilvl w:val="0"/>
          <w:numId w:val="13"/>
        </w:numPr>
        <w:tabs>
          <w:tab w:val="left" w:pos="691"/>
        </w:tabs>
        <w:ind w:hanging="351"/>
      </w:pPr>
      <w:r>
        <w:rPr>
          <w:rFonts w:ascii="Georgia" w:hAnsi="Georgia"/>
          <w:b/>
          <w:w w:val="105"/>
          <w:sz w:val="24"/>
        </w:rPr>
        <w:t>CAN</w:t>
      </w:r>
      <w:r>
        <w:rPr>
          <w:rFonts w:ascii="Georgia" w:hAnsi="Georgia"/>
          <w:b/>
          <w:spacing w:val="12"/>
          <w:w w:val="105"/>
          <w:sz w:val="24"/>
        </w:rPr>
        <w:t xml:space="preserve"> </w:t>
      </w:r>
      <w:r>
        <w:rPr>
          <w:w w:val="105"/>
          <w:sz w:val="24"/>
        </w:rPr>
        <w:t>:</w:t>
      </w:r>
      <w:r>
        <w:rPr>
          <w:spacing w:val="13"/>
          <w:w w:val="105"/>
          <w:sz w:val="24"/>
        </w:rPr>
        <w:t xml:space="preserve"> </w:t>
      </w:r>
      <w:r>
        <w:rPr>
          <w:w w:val="105"/>
          <w:sz w:val="24"/>
        </w:rPr>
        <w:t>Controller</w:t>
      </w:r>
      <w:r>
        <w:rPr>
          <w:spacing w:val="13"/>
          <w:w w:val="105"/>
          <w:sz w:val="24"/>
        </w:rPr>
        <w:t xml:space="preserve"> </w:t>
      </w:r>
      <w:r>
        <w:rPr>
          <w:w w:val="105"/>
          <w:sz w:val="24"/>
        </w:rPr>
        <w:t>Area</w:t>
      </w:r>
      <w:r>
        <w:rPr>
          <w:spacing w:val="14"/>
          <w:w w:val="105"/>
          <w:sz w:val="24"/>
        </w:rPr>
        <w:t xml:space="preserve"> </w:t>
      </w:r>
      <w:r>
        <w:rPr>
          <w:spacing w:val="-2"/>
          <w:w w:val="105"/>
          <w:sz w:val="24"/>
        </w:rPr>
        <w:t>Network</w:t>
      </w:r>
    </w:p>
    <w:p w14:paraId="24949B86" w14:textId="77777777" w:rsidR="007F7DC4" w:rsidRDefault="007F7DC4">
      <w:pPr>
        <w:pStyle w:val="Corpsdetexte"/>
        <w:spacing w:before="107"/>
      </w:pPr>
    </w:p>
    <w:p w14:paraId="741F3859" w14:textId="77777777" w:rsidR="007F7DC4" w:rsidRDefault="00000000">
      <w:pPr>
        <w:pStyle w:val="Paragraphedeliste"/>
        <w:numPr>
          <w:ilvl w:val="0"/>
          <w:numId w:val="13"/>
        </w:numPr>
        <w:tabs>
          <w:tab w:val="left" w:pos="691"/>
        </w:tabs>
        <w:spacing w:line="247" w:lineRule="auto"/>
        <w:ind w:right="523"/>
      </w:pPr>
      <w:r>
        <w:rPr>
          <w:rFonts w:ascii="Georgia" w:hAnsi="Georgia"/>
          <w:b/>
          <w:sz w:val="24"/>
        </w:rPr>
        <w:t>AMDEC</w:t>
      </w:r>
      <w:r>
        <w:rPr>
          <w:rFonts w:ascii="Georgia" w:hAnsi="Georgia"/>
          <w:b/>
          <w:spacing w:val="36"/>
          <w:sz w:val="24"/>
        </w:rPr>
        <w:t xml:space="preserve"> </w:t>
      </w:r>
      <w:r>
        <w:rPr>
          <w:sz w:val="24"/>
        </w:rPr>
        <w:t>:</w:t>
      </w:r>
      <w:r>
        <w:rPr>
          <w:spacing w:val="37"/>
          <w:sz w:val="24"/>
        </w:rPr>
        <w:t xml:space="preserve"> </w:t>
      </w:r>
      <w:r>
        <w:rPr>
          <w:sz w:val="24"/>
        </w:rPr>
        <w:t>Analyse</w:t>
      </w:r>
      <w:r>
        <w:rPr>
          <w:spacing w:val="37"/>
          <w:sz w:val="24"/>
        </w:rPr>
        <w:t xml:space="preserve"> </w:t>
      </w:r>
      <w:r>
        <w:rPr>
          <w:sz w:val="24"/>
        </w:rPr>
        <w:t>des</w:t>
      </w:r>
      <w:r>
        <w:rPr>
          <w:spacing w:val="37"/>
          <w:sz w:val="24"/>
        </w:rPr>
        <w:t xml:space="preserve"> </w:t>
      </w:r>
      <w:r>
        <w:rPr>
          <w:sz w:val="24"/>
        </w:rPr>
        <w:t>modes</w:t>
      </w:r>
      <w:r>
        <w:rPr>
          <w:spacing w:val="37"/>
          <w:sz w:val="24"/>
        </w:rPr>
        <w:t xml:space="preserve"> </w:t>
      </w:r>
      <w:r>
        <w:rPr>
          <w:sz w:val="24"/>
        </w:rPr>
        <w:t>de</w:t>
      </w:r>
      <w:r>
        <w:rPr>
          <w:spacing w:val="37"/>
          <w:sz w:val="24"/>
        </w:rPr>
        <w:t xml:space="preserve"> </w:t>
      </w:r>
      <w:r>
        <w:rPr>
          <w:sz w:val="24"/>
        </w:rPr>
        <w:t>défaillance,</w:t>
      </w:r>
      <w:r>
        <w:rPr>
          <w:spacing w:val="37"/>
          <w:sz w:val="24"/>
        </w:rPr>
        <w:t xml:space="preserve"> </w:t>
      </w:r>
      <w:r>
        <w:rPr>
          <w:sz w:val="24"/>
        </w:rPr>
        <w:t>de</w:t>
      </w:r>
      <w:r>
        <w:rPr>
          <w:spacing w:val="37"/>
          <w:sz w:val="24"/>
        </w:rPr>
        <w:t xml:space="preserve"> </w:t>
      </w:r>
      <w:r>
        <w:rPr>
          <w:sz w:val="24"/>
        </w:rPr>
        <w:t>leurs</w:t>
      </w:r>
      <w:r>
        <w:rPr>
          <w:spacing w:val="37"/>
          <w:sz w:val="24"/>
        </w:rPr>
        <w:t xml:space="preserve"> </w:t>
      </w:r>
      <w:r>
        <w:rPr>
          <w:sz w:val="24"/>
        </w:rPr>
        <w:t>effets</w:t>
      </w:r>
      <w:r>
        <w:rPr>
          <w:spacing w:val="37"/>
          <w:sz w:val="24"/>
        </w:rPr>
        <w:t xml:space="preserve"> </w:t>
      </w:r>
      <w:r>
        <w:rPr>
          <w:sz w:val="24"/>
        </w:rPr>
        <w:t>et</w:t>
      </w:r>
      <w:r>
        <w:rPr>
          <w:spacing w:val="37"/>
          <w:sz w:val="24"/>
        </w:rPr>
        <w:t xml:space="preserve"> </w:t>
      </w:r>
      <w:r>
        <w:rPr>
          <w:sz w:val="24"/>
        </w:rPr>
        <w:t>de</w:t>
      </w:r>
      <w:r>
        <w:rPr>
          <w:spacing w:val="37"/>
          <w:sz w:val="24"/>
        </w:rPr>
        <w:t xml:space="preserve"> </w:t>
      </w:r>
      <w:r>
        <w:rPr>
          <w:sz w:val="24"/>
        </w:rPr>
        <w:t>leur</w:t>
      </w:r>
      <w:r>
        <w:rPr>
          <w:spacing w:val="37"/>
          <w:sz w:val="24"/>
        </w:rPr>
        <w:t xml:space="preserve"> </w:t>
      </w:r>
      <w:r>
        <w:rPr>
          <w:sz w:val="24"/>
        </w:rPr>
        <w:t xml:space="preserve">cri- </w:t>
      </w:r>
      <w:proofErr w:type="spellStart"/>
      <w:r>
        <w:rPr>
          <w:spacing w:val="-2"/>
          <w:sz w:val="24"/>
        </w:rPr>
        <w:t>ticité</w:t>
      </w:r>
      <w:proofErr w:type="spellEnd"/>
    </w:p>
    <w:p w14:paraId="6CC191E9" w14:textId="77777777" w:rsidR="007F7DC4" w:rsidRDefault="007F7DC4">
      <w:pPr>
        <w:pStyle w:val="Corpsdetexte"/>
        <w:spacing w:before="99"/>
      </w:pPr>
    </w:p>
    <w:p w14:paraId="590780EB" w14:textId="77777777" w:rsidR="007F7DC4" w:rsidRDefault="00000000">
      <w:pPr>
        <w:pStyle w:val="Paragraphedeliste"/>
        <w:numPr>
          <w:ilvl w:val="0"/>
          <w:numId w:val="13"/>
        </w:numPr>
        <w:tabs>
          <w:tab w:val="left" w:pos="691"/>
        </w:tabs>
        <w:ind w:hanging="351"/>
      </w:pPr>
      <w:r>
        <w:rPr>
          <w:rFonts w:ascii="Georgia" w:hAnsi="Georgia"/>
          <w:b/>
          <w:w w:val="105"/>
          <w:sz w:val="24"/>
        </w:rPr>
        <w:t>FRAM</w:t>
      </w:r>
      <w:r>
        <w:rPr>
          <w:rFonts w:ascii="Georgia" w:hAnsi="Georgia"/>
          <w:b/>
          <w:spacing w:val="-2"/>
          <w:w w:val="105"/>
          <w:sz w:val="24"/>
        </w:rPr>
        <w:t xml:space="preserve"> </w:t>
      </w:r>
      <w:r>
        <w:rPr>
          <w:w w:val="105"/>
          <w:sz w:val="24"/>
        </w:rPr>
        <w:t xml:space="preserve">: </w:t>
      </w:r>
      <w:proofErr w:type="spellStart"/>
      <w:r>
        <w:rPr>
          <w:w w:val="105"/>
          <w:sz w:val="24"/>
        </w:rPr>
        <w:t>Ferroelectric</w:t>
      </w:r>
      <w:proofErr w:type="spellEnd"/>
      <w:r>
        <w:rPr>
          <w:spacing w:val="-1"/>
          <w:w w:val="105"/>
          <w:sz w:val="24"/>
        </w:rPr>
        <w:t xml:space="preserve"> </w:t>
      </w:r>
      <w:proofErr w:type="spellStart"/>
      <w:r>
        <w:rPr>
          <w:w w:val="105"/>
          <w:sz w:val="24"/>
        </w:rPr>
        <w:t>Random</w:t>
      </w:r>
      <w:proofErr w:type="spellEnd"/>
      <w:r>
        <w:rPr>
          <w:w w:val="105"/>
          <w:sz w:val="24"/>
        </w:rPr>
        <w:t xml:space="preserve"> Access </w:t>
      </w:r>
      <w:r>
        <w:rPr>
          <w:spacing w:val="-2"/>
          <w:w w:val="105"/>
          <w:sz w:val="24"/>
        </w:rPr>
        <w:t>Memory</w:t>
      </w:r>
    </w:p>
    <w:p w14:paraId="0FE99928" w14:textId="77777777" w:rsidR="007F7DC4" w:rsidRDefault="007F7DC4">
      <w:pPr>
        <w:pStyle w:val="Corpsdetexte"/>
        <w:spacing w:before="107"/>
      </w:pPr>
    </w:p>
    <w:p w14:paraId="0FA54895" w14:textId="77777777" w:rsidR="007F7DC4" w:rsidRDefault="00000000">
      <w:pPr>
        <w:pStyle w:val="Paragraphedeliste"/>
        <w:numPr>
          <w:ilvl w:val="0"/>
          <w:numId w:val="13"/>
        </w:numPr>
        <w:tabs>
          <w:tab w:val="left" w:pos="691"/>
        </w:tabs>
        <w:ind w:hanging="351"/>
      </w:pPr>
      <w:r>
        <w:rPr>
          <w:rFonts w:ascii="Georgia" w:hAnsi="Georgia"/>
          <w:b/>
          <w:w w:val="105"/>
          <w:sz w:val="24"/>
        </w:rPr>
        <w:t>BMS</w:t>
      </w:r>
      <w:r>
        <w:rPr>
          <w:rFonts w:ascii="Georgia" w:hAnsi="Georgia"/>
          <w:b/>
          <w:spacing w:val="11"/>
          <w:w w:val="105"/>
          <w:sz w:val="24"/>
        </w:rPr>
        <w:t xml:space="preserve"> </w:t>
      </w:r>
      <w:r>
        <w:rPr>
          <w:w w:val="105"/>
          <w:sz w:val="24"/>
        </w:rPr>
        <w:t>:</w:t>
      </w:r>
      <w:r>
        <w:rPr>
          <w:spacing w:val="12"/>
          <w:w w:val="105"/>
          <w:sz w:val="24"/>
        </w:rPr>
        <w:t xml:space="preserve"> </w:t>
      </w:r>
      <w:r>
        <w:rPr>
          <w:w w:val="105"/>
          <w:sz w:val="24"/>
        </w:rPr>
        <w:t>Battery</w:t>
      </w:r>
      <w:r>
        <w:rPr>
          <w:spacing w:val="13"/>
          <w:w w:val="105"/>
          <w:sz w:val="24"/>
        </w:rPr>
        <w:t xml:space="preserve"> </w:t>
      </w:r>
      <w:r>
        <w:rPr>
          <w:w w:val="105"/>
          <w:sz w:val="24"/>
        </w:rPr>
        <w:t>Management</w:t>
      </w:r>
      <w:r>
        <w:rPr>
          <w:spacing w:val="13"/>
          <w:w w:val="105"/>
          <w:sz w:val="24"/>
        </w:rPr>
        <w:t xml:space="preserve"> </w:t>
      </w:r>
      <w:r>
        <w:rPr>
          <w:spacing w:val="-2"/>
          <w:w w:val="105"/>
          <w:sz w:val="24"/>
        </w:rPr>
        <w:t>System</w:t>
      </w:r>
    </w:p>
    <w:p w14:paraId="52DE46AF" w14:textId="77777777" w:rsidR="007F7DC4" w:rsidRDefault="007F7DC4">
      <w:pPr>
        <w:pStyle w:val="Corpsdetexte"/>
        <w:spacing w:before="108"/>
      </w:pPr>
    </w:p>
    <w:p w14:paraId="344A7726" w14:textId="77777777" w:rsidR="007F7DC4" w:rsidRDefault="00000000">
      <w:pPr>
        <w:pStyle w:val="Paragraphedeliste"/>
        <w:numPr>
          <w:ilvl w:val="0"/>
          <w:numId w:val="13"/>
        </w:numPr>
        <w:tabs>
          <w:tab w:val="left" w:pos="691"/>
        </w:tabs>
        <w:ind w:hanging="351"/>
      </w:pPr>
      <w:r>
        <w:rPr>
          <w:rFonts w:ascii="Georgia" w:hAnsi="Georgia"/>
          <w:b/>
          <w:w w:val="105"/>
          <w:sz w:val="24"/>
        </w:rPr>
        <w:t>NSO</w:t>
      </w:r>
      <w:r>
        <w:rPr>
          <w:rFonts w:ascii="Georgia" w:hAnsi="Georgia"/>
          <w:b/>
          <w:spacing w:val="3"/>
          <w:w w:val="105"/>
          <w:sz w:val="24"/>
        </w:rPr>
        <w:t xml:space="preserve"> </w:t>
      </w:r>
      <w:r>
        <w:rPr>
          <w:w w:val="105"/>
          <w:sz w:val="24"/>
        </w:rPr>
        <w:t>:</w:t>
      </w:r>
      <w:r>
        <w:rPr>
          <w:spacing w:val="4"/>
          <w:w w:val="105"/>
          <w:sz w:val="24"/>
        </w:rPr>
        <w:t xml:space="preserve"> </w:t>
      </w:r>
      <w:r>
        <w:rPr>
          <w:w w:val="105"/>
          <w:sz w:val="24"/>
        </w:rPr>
        <w:t>Nacelle</w:t>
      </w:r>
      <w:r>
        <w:rPr>
          <w:spacing w:val="5"/>
          <w:w w:val="105"/>
          <w:sz w:val="24"/>
        </w:rPr>
        <w:t xml:space="preserve"> </w:t>
      </w:r>
      <w:r>
        <w:rPr>
          <w:w w:val="105"/>
          <w:sz w:val="24"/>
        </w:rPr>
        <w:t>de</w:t>
      </w:r>
      <w:r>
        <w:rPr>
          <w:spacing w:val="4"/>
          <w:w w:val="105"/>
          <w:sz w:val="24"/>
        </w:rPr>
        <w:t xml:space="preserve"> </w:t>
      </w:r>
      <w:r>
        <w:rPr>
          <w:w w:val="105"/>
          <w:sz w:val="24"/>
        </w:rPr>
        <w:t>ser</w:t>
      </w:r>
      <w:del w:id="10" w:author="Mirc Frederi" w:date="2025-01-06T09:48:00Z">
        <w:r>
          <w:rPr>
            <w:w w:val="105"/>
            <w:sz w:val="24"/>
          </w:rPr>
          <w:delText>ti</w:delText>
        </w:r>
      </w:del>
      <w:r>
        <w:rPr>
          <w:w w:val="105"/>
          <w:sz w:val="24"/>
        </w:rPr>
        <w:t>vitude</w:t>
      </w:r>
      <w:r>
        <w:rPr>
          <w:spacing w:val="4"/>
          <w:w w:val="105"/>
          <w:sz w:val="24"/>
        </w:rPr>
        <w:t xml:space="preserve"> </w:t>
      </w:r>
      <w:r>
        <w:rPr>
          <w:spacing w:val="-2"/>
          <w:w w:val="105"/>
          <w:sz w:val="24"/>
        </w:rPr>
        <w:t>opérationnelle</w:t>
      </w:r>
    </w:p>
    <w:p w14:paraId="27C9C2E6" w14:textId="77777777" w:rsidR="007F7DC4" w:rsidRDefault="007F7DC4">
      <w:pPr>
        <w:pStyle w:val="Corpsdetexte"/>
        <w:spacing w:before="107"/>
      </w:pPr>
    </w:p>
    <w:p w14:paraId="0246C015" w14:textId="77777777" w:rsidR="007F7DC4" w:rsidRDefault="00000000">
      <w:pPr>
        <w:pStyle w:val="Paragraphedeliste"/>
        <w:numPr>
          <w:ilvl w:val="0"/>
          <w:numId w:val="13"/>
        </w:numPr>
        <w:tabs>
          <w:tab w:val="left" w:pos="691"/>
        </w:tabs>
        <w:ind w:hanging="351"/>
      </w:pPr>
      <w:r>
        <w:rPr>
          <w:rFonts w:ascii="Georgia" w:hAnsi="Georgia"/>
          <w:b/>
          <w:sz w:val="24"/>
        </w:rPr>
        <w:t>NCU</w:t>
      </w:r>
      <w:r>
        <w:rPr>
          <w:rFonts w:ascii="Georgia" w:hAnsi="Georgia"/>
          <w:b/>
          <w:spacing w:val="27"/>
          <w:sz w:val="24"/>
        </w:rPr>
        <w:t xml:space="preserve"> </w:t>
      </w:r>
      <w:r>
        <w:rPr>
          <w:sz w:val="24"/>
        </w:rPr>
        <w:t>:</w:t>
      </w:r>
      <w:r>
        <w:rPr>
          <w:spacing w:val="27"/>
          <w:sz w:val="24"/>
        </w:rPr>
        <w:t xml:space="preserve"> </w:t>
      </w:r>
      <w:r>
        <w:rPr>
          <w:sz w:val="24"/>
        </w:rPr>
        <w:t>Nacelle</w:t>
      </w:r>
      <w:r>
        <w:rPr>
          <w:spacing w:val="28"/>
          <w:sz w:val="24"/>
        </w:rPr>
        <w:t xml:space="preserve"> </w:t>
      </w:r>
      <w:r>
        <w:rPr>
          <w:sz w:val="24"/>
        </w:rPr>
        <w:t>de</w:t>
      </w:r>
      <w:r>
        <w:rPr>
          <w:spacing w:val="27"/>
          <w:sz w:val="24"/>
        </w:rPr>
        <w:t xml:space="preserve"> </w:t>
      </w:r>
      <w:r>
        <w:rPr>
          <w:sz w:val="24"/>
        </w:rPr>
        <w:t>charge</w:t>
      </w:r>
      <w:r>
        <w:rPr>
          <w:spacing w:val="27"/>
          <w:sz w:val="24"/>
        </w:rPr>
        <w:t xml:space="preserve"> </w:t>
      </w:r>
      <w:r>
        <w:rPr>
          <w:spacing w:val="-2"/>
          <w:sz w:val="24"/>
        </w:rPr>
        <w:t>utile</w:t>
      </w:r>
    </w:p>
    <w:p w14:paraId="6F43A6E4" w14:textId="77777777" w:rsidR="007F7DC4" w:rsidRDefault="007F7DC4">
      <w:pPr>
        <w:pStyle w:val="Corpsdetexte"/>
        <w:spacing w:before="108"/>
      </w:pPr>
    </w:p>
    <w:p w14:paraId="11665AB1" w14:textId="77777777" w:rsidR="007F7DC4" w:rsidRDefault="00000000">
      <w:pPr>
        <w:pStyle w:val="Paragraphedeliste"/>
        <w:numPr>
          <w:ilvl w:val="0"/>
          <w:numId w:val="13"/>
        </w:numPr>
        <w:tabs>
          <w:tab w:val="left" w:pos="691"/>
        </w:tabs>
        <w:ind w:hanging="351"/>
        <w:sectPr w:rsidR="007F7DC4">
          <w:headerReference w:type="default" r:id="rId12"/>
          <w:footerReference w:type="default" r:id="rId13"/>
          <w:pgSz w:w="11906" w:h="16838"/>
          <w:pgMar w:top="1720" w:right="1260" w:bottom="1440" w:left="1680" w:header="1134" w:footer="1255" w:gutter="0"/>
          <w:cols w:space="720"/>
          <w:formProt w:val="0"/>
          <w:docGrid w:linePitch="100" w:charSpace="4096"/>
        </w:sectPr>
      </w:pPr>
      <w:proofErr w:type="spellStart"/>
      <w:proofErr w:type="gramStart"/>
      <w:r>
        <w:rPr>
          <w:rFonts w:ascii="Georgia" w:hAnsi="Georgia"/>
          <w:b/>
          <w:sz w:val="24"/>
        </w:rPr>
        <w:t>payload</w:t>
      </w:r>
      <w:proofErr w:type="spellEnd"/>
      <w:proofErr w:type="gramEnd"/>
      <w:r>
        <w:rPr>
          <w:rFonts w:ascii="Georgia" w:hAnsi="Georgia"/>
          <w:b/>
          <w:spacing w:val="11"/>
          <w:sz w:val="24"/>
        </w:rPr>
        <w:t xml:space="preserve"> </w:t>
      </w:r>
      <w:r>
        <w:rPr>
          <w:sz w:val="24"/>
        </w:rPr>
        <w:t>:</w:t>
      </w:r>
      <w:r>
        <w:rPr>
          <w:spacing w:val="11"/>
          <w:sz w:val="24"/>
        </w:rPr>
        <w:t xml:space="preserve"> </w:t>
      </w:r>
      <w:r>
        <w:rPr>
          <w:sz w:val="24"/>
        </w:rPr>
        <w:t>Charge</w:t>
      </w:r>
      <w:r>
        <w:rPr>
          <w:spacing w:val="12"/>
          <w:sz w:val="24"/>
        </w:rPr>
        <w:t xml:space="preserve"> </w:t>
      </w:r>
      <w:r>
        <w:rPr>
          <w:sz w:val="24"/>
        </w:rPr>
        <w:t>utile</w:t>
      </w:r>
      <w:r>
        <w:rPr>
          <w:spacing w:val="12"/>
          <w:sz w:val="24"/>
        </w:rPr>
        <w:t xml:space="preserve"> </w:t>
      </w:r>
      <w:r>
        <w:rPr>
          <w:spacing w:val="-2"/>
          <w:sz w:val="24"/>
        </w:rPr>
        <w:t>embarqué</w:t>
      </w:r>
    </w:p>
    <w:p w14:paraId="1EB1E509" w14:textId="77777777" w:rsidR="007F7DC4" w:rsidRDefault="00000000">
      <w:pPr>
        <w:pStyle w:val="Titre1"/>
        <w:numPr>
          <w:ilvl w:val="0"/>
          <w:numId w:val="14"/>
        </w:numPr>
        <w:tabs>
          <w:tab w:val="left" w:pos="663"/>
        </w:tabs>
      </w:pPr>
      <w:bookmarkStart w:id="11" w:name="_bookmark1"/>
      <w:bookmarkStart w:id="12" w:name="Introduction"/>
      <w:bookmarkEnd w:id="11"/>
      <w:bookmarkEnd w:id="12"/>
      <w:r>
        <w:rPr>
          <w:spacing w:val="-2"/>
        </w:rPr>
        <w:lastRenderedPageBreak/>
        <w:t>Introduction</w:t>
      </w:r>
    </w:p>
    <w:p w14:paraId="29AC4E9B" w14:textId="3E9FB400" w:rsidR="007F7DC4" w:rsidRDefault="00000000">
      <w:pPr>
        <w:pStyle w:val="Corpsdetexte"/>
        <w:spacing w:before="226" w:line="252" w:lineRule="auto"/>
        <w:ind w:left="105" w:right="523" w:firstLine="351"/>
        <w:jc w:val="both"/>
      </w:pPr>
      <w:r>
        <w:rPr>
          <w:w w:val="105"/>
        </w:rPr>
        <w:t xml:space="preserve">Le développement du système de déventement parachute robuste à la panne avance </w:t>
      </w:r>
      <w:proofErr w:type="gramStart"/>
      <w:r>
        <w:rPr>
          <w:w w:val="105"/>
        </w:rPr>
        <w:t>présenté</w:t>
      </w:r>
      <w:proofErr w:type="gramEnd"/>
      <w:r>
        <w:rPr>
          <w:w w:val="105"/>
        </w:rPr>
        <w:t xml:space="preserve"> dans ce rapport s’inscrit dans le cadre de notre Bureau d’Études Industrielles (BEI) proposé par le CNES, visant à concevoir un système de dé- </w:t>
      </w:r>
      <w:proofErr w:type="spellStart"/>
      <w:r>
        <w:rPr>
          <w:w w:val="105"/>
        </w:rPr>
        <w:t>ventement</w:t>
      </w:r>
      <w:proofErr w:type="spellEnd"/>
      <w:r>
        <w:rPr>
          <w:w w:val="105"/>
        </w:rPr>
        <w:t xml:space="preserve"> du parachute de la charge utile au niveau du sol pour éviter toute dégradation de celle-ci.</w:t>
      </w:r>
    </w:p>
    <w:p w14:paraId="52505CF6" w14:textId="77777777" w:rsidR="007F7DC4" w:rsidRDefault="007F7DC4">
      <w:pPr>
        <w:pStyle w:val="Corpsdetexte"/>
        <w:spacing w:before="8"/>
      </w:pPr>
    </w:p>
    <w:p w14:paraId="700B1C3C" w14:textId="77777777" w:rsidR="007F7DC4" w:rsidRDefault="00000000">
      <w:pPr>
        <w:spacing w:line="252" w:lineRule="auto"/>
        <w:ind w:left="105" w:right="522" w:firstLine="351"/>
        <w:jc w:val="both"/>
      </w:pPr>
      <w:r>
        <w:rPr>
          <w:i/>
          <w:w w:val="105"/>
          <w:sz w:val="24"/>
          <w:u w:val="single"/>
        </w:rPr>
        <w:t>Remarque</w:t>
      </w:r>
      <w:r>
        <w:rPr>
          <w:i/>
          <w:w w:val="105"/>
          <w:sz w:val="24"/>
        </w:rPr>
        <w:t xml:space="preserve"> : Ce système n’existant pas actuellement, notre étude vise à réaliser une version ’Proof Of Concept’ d’un tel système.</w:t>
      </w:r>
    </w:p>
    <w:p w14:paraId="754725F3" w14:textId="77777777" w:rsidR="007F7DC4" w:rsidRDefault="007F7DC4">
      <w:pPr>
        <w:pStyle w:val="Corpsdetexte"/>
        <w:spacing w:before="85"/>
        <w:rPr>
          <w:i/>
        </w:rPr>
      </w:pPr>
    </w:p>
    <w:p w14:paraId="4587DABB" w14:textId="77777777" w:rsidR="007F7DC4" w:rsidRDefault="00000000">
      <w:pPr>
        <w:pStyle w:val="Titre2"/>
        <w:numPr>
          <w:ilvl w:val="1"/>
          <w:numId w:val="14"/>
        </w:numPr>
        <w:tabs>
          <w:tab w:val="left" w:pos="824"/>
        </w:tabs>
      </w:pPr>
      <w:bookmarkStart w:id="13" w:name="_bookmark2"/>
      <w:bookmarkStart w:id="14" w:name="Contexte_et_Objectifs_du_Projet"/>
      <w:bookmarkEnd w:id="13"/>
      <w:bookmarkEnd w:id="14"/>
      <w:r>
        <w:rPr>
          <w:w w:val="105"/>
        </w:rPr>
        <w:t>Contexte</w:t>
      </w:r>
      <w:r>
        <w:rPr>
          <w:spacing w:val="59"/>
          <w:w w:val="105"/>
        </w:rPr>
        <w:t xml:space="preserve"> </w:t>
      </w:r>
      <w:r>
        <w:rPr>
          <w:w w:val="105"/>
        </w:rPr>
        <w:t>et</w:t>
      </w:r>
      <w:r>
        <w:rPr>
          <w:spacing w:val="59"/>
          <w:w w:val="105"/>
        </w:rPr>
        <w:t xml:space="preserve"> </w:t>
      </w:r>
      <w:r>
        <w:rPr>
          <w:w w:val="105"/>
        </w:rPr>
        <w:t>Objectifs</w:t>
      </w:r>
      <w:r>
        <w:rPr>
          <w:spacing w:val="60"/>
          <w:w w:val="105"/>
        </w:rPr>
        <w:t xml:space="preserve"> </w:t>
      </w:r>
      <w:r>
        <w:rPr>
          <w:w w:val="105"/>
        </w:rPr>
        <w:t>du</w:t>
      </w:r>
      <w:r>
        <w:rPr>
          <w:spacing w:val="59"/>
          <w:w w:val="105"/>
        </w:rPr>
        <w:t xml:space="preserve"> </w:t>
      </w:r>
      <w:r>
        <w:rPr>
          <w:spacing w:val="-2"/>
          <w:w w:val="105"/>
        </w:rPr>
        <w:t>Projet</w:t>
      </w:r>
    </w:p>
    <w:p w14:paraId="07DF10BA" w14:textId="77777777" w:rsidR="007F7DC4" w:rsidRDefault="00000000">
      <w:pPr>
        <w:pStyle w:val="Corpsdetexte"/>
        <w:spacing w:before="157" w:line="252" w:lineRule="auto"/>
        <w:ind w:left="105" w:right="523" w:firstLine="351"/>
        <w:jc w:val="both"/>
      </w:pPr>
      <w:r>
        <w:rPr>
          <w:w w:val="105"/>
        </w:rPr>
        <w:t>Dans</w:t>
      </w:r>
      <w:r>
        <w:rPr>
          <w:spacing w:val="-6"/>
          <w:w w:val="105"/>
        </w:rPr>
        <w:t xml:space="preserve"> </w:t>
      </w:r>
      <w:r>
        <w:rPr>
          <w:w w:val="105"/>
        </w:rPr>
        <w:t>un</w:t>
      </w:r>
      <w:r>
        <w:rPr>
          <w:spacing w:val="-6"/>
          <w:w w:val="105"/>
        </w:rPr>
        <w:t xml:space="preserve"> </w:t>
      </w:r>
      <w:r>
        <w:rPr>
          <w:w w:val="105"/>
        </w:rPr>
        <w:t>contexte</w:t>
      </w:r>
      <w:r>
        <w:rPr>
          <w:spacing w:val="-6"/>
          <w:w w:val="105"/>
        </w:rPr>
        <w:t xml:space="preserve"> </w:t>
      </w:r>
      <w:r>
        <w:rPr>
          <w:w w:val="105"/>
        </w:rPr>
        <w:t>de</w:t>
      </w:r>
      <w:r>
        <w:rPr>
          <w:spacing w:val="-6"/>
          <w:w w:val="105"/>
        </w:rPr>
        <w:t xml:space="preserve"> </w:t>
      </w:r>
      <w:r>
        <w:rPr>
          <w:w w:val="105"/>
        </w:rPr>
        <w:t>recherche</w:t>
      </w:r>
      <w:r>
        <w:rPr>
          <w:spacing w:val="-6"/>
          <w:w w:val="105"/>
        </w:rPr>
        <w:t xml:space="preserve"> </w:t>
      </w:r>
      <w:r>
        <w:rPr>
          <w:w w:val="105"/>
        </w:rPr>
        <w:t>mené</w:t>
      </w:r>
      <w:r>
        <w:rPr>
          <w:spacing w:val="-6"/>
          <w:w w:val="105"/>
        </w:rPr>
        <w:t xml:space="preserve"> </w:t>
      </w:r>
      <w:r>
        <w:rPr>
          <w:w w:val="105"/>
        </w:rPr>
        <w:t>par</w:t>
      </w:r>
      <w:r>
        <w:rPr>
          <w:spacing w:val="-6"/>
          <w:w w:val="105"/>
        </w:rPr>
        <w:t xml:space="preserve"> </w:t>
      </w:r>
      <w:r>
        <w:rPr>
          <w:w w:val="105"/>
        </w:rPr>
        <w:t>le</w:t>
      </w:r>
      <w:r>
        <w:rPr>
          <w:spacing w:val="-6"/>
          <w:w w:val="105"/>
        </w:rPr>
        <w:t xml:space="preserve"> </w:t>
      </w:r>
      <w:r>
        <w:rPr>
          <w:w w:val="105"/>
        </w:rPr>
        <w:t>CNES,</w:t>
      </w:r>
      <w:r>
        <w:rPr>
          <w:spacing w:val="-6"/>
          <w:w w:val="105"/>
        </w:rPr>
        <w:t xml:space="preserve"> </w:t>
      </w:r>
      <w:r>
        <w:rPr>
          <w:w w:val="105"/>
        </w:rPr>
        <w:t>la</w:t>
      </w:r>
      <w:r>
        <w:rPr>
          <w:spacing w:val="-6"/>
          <w:w w:val="105"/>
        </w:rPr>
        <w:t xml:space="preserve"> </w:t>
      </w:r>
      <w:r>
        <w:rPr>
          <w:w w:val="105"/>
        </w:rPr>
        <w:t>préservation</w:t>
      </w:r>
      <w:r>
        <w:rPr>
          <w:spacing w:val="-6"/>
          <w:w w:val="105"/>
        </w:rPr>
        <w:t xml:space="preserve"> </w:t>
      </w:r>
      <w:r>
        <w:rPr>
          <w:w w:val="105"/>
        </w:rPr>
        <w:t>de</w:t>
      </w:r>
      <w:r>
        <w:rPr>
          <w:spacing w:val="-6"/>
          <w:w w:val="105"/>
        </w:rPr>
        <w:t xml:space="preserve"> </w:t>
      </w:r>
      <w:r>
        <w:rPr>
          <w:w w:val="105"/>
        </w:rPr>
        <w:t>l’intégrité de la charge utile après atterrissage est un défi crucial. L’aérostat est utilisé pour des missions en haute altitude, mais donc à l’atterrissage, il serait nécessaire de déventer rapidement le parachute pour éviter des dommages sur la charge utile</w:t>
      </w:r>
      <w:r>
        <w:rPr>
          <w:spacing w:val="80"/>
          <w:w w:val="105"/>
        </w:rPr>
        <w:t xml:space="preserve"> </w:t>
      </w:r>
      <w:r>
        <w:rPr>
          <w:w w:val="105"/>
        </w:rPr>
        <w:t>dus aux vents résiduels qui pourraient regonfler le parachute.</w:t>
      </w:r>
    </w:p>
    <w:p w14:paraId="13916C6A" w14:textId="77777777" w:rsidR="007F7DC4" w:rsidRDefault="007F7DC4">
      <w:pPr>
        <w:pStyle w:val="Corpsdetexte"/>
        <w:spacing w:before="8"/>
      </w:pPr>
    </w:p>
    <w:p w14:paraId="4CF8E4DD" w14:textId="77777777" w:rsidR="007F7DC4" w:rsidRDefault="00000000">
      <w:pPr>
        <w:pStyle w:val="Corpsdetexte"/>
        <w:spacing w:before="1" w:line="252" w:lineRule="auto"/>
        <w:ind w:left="105" w:right="523" w:firstLine="351"/>
        <w:jc w:val="both"/>
      </w:pPr>
      <w:r>
        <w:rPr>
          <w:w w:val="105"/>
        </w:rPr>
        <w:t xml:space="preserve">Notre projet inclut également l’intégration de plusieurs sous-systèmes </w:t>
      </w:r>
      <w:proofErr w:type="spellStart"/>
      <w:r>
        <w:rPr>
          <w:w w:val="105"/>
        </w:rPr>
        <w:t>néces</w:t>
      </w:r>
      <w:proofErr w:type="spellEnd"/>
      <w:r>
        <w:rPr>
          <w:w w:val="105"/>
        </w:rPr>
        <w:t xml:space="preserve">- </w:t>
      </w:r>
      <w:proofErr w:type="spellStart"/>
      <w:r>
        <w:rPr>
          <w:w w:val="105"/>
        </w:rPr>
        <w:t>saires</w:t>
      </w:r>
      <w:proofErr w:type="spellEnd"/>
      <w:r>
        <w:rPr>
          <w:w w:val="105"/>
        </w:rPr>
        <w:t xml:space="preserve"> au bon fonctionnement du dispositif qui seront détaillés dans le rapport.</w:t>
      </w:r>
    </w:p>
    <w:p w14:paraId="0370E1A2" w14:textId="77777777" w:rsidR="007F7DC4" w:rsidRDefault="00000000">
      <w:pPr>
        <w:pStyle w:val="Corpsdetexte"/>
        <w:spacing w:line="252" w:lineRule="auto"/>
        <w:ind w:left="105" w:right="524" w:firstLine="351"/>
        <w:jc w:val="both"/>
      </w:pPr>
      <w:r>
        <w:rPr>
          <w:w w:val="105"/>
        </w:rPr>
        <w:t>Ce rapport veut couvrir de manière exhaustive les aspects critiques de la conception</w:t>
      </w:r>
      <w:r>
        <w:rPr>
          <w:spacing w:val="40"/>
          <w:w w:val="105"/>
        </w:rPr>
        <w:t xml:space="preserve"> </w:t>
      </w:r>
      <w:r>
        <w:rPr>
          <w:w w:val="105"/>
        </w:rPr>
        <w:t>du</w:t>
      </w:r>
      <w:r>
        <w:rPr>
          <w:spacing w:val="40"/>
          <w:w w:val="105"/>
        </w:rPr>
        <w:t xml:space="preserve"> </w:t>
      </w:r>
      <w:r>
        <w:rPr>
          <w:w w:val="105"/>
        </w:rPr>
        <w:t>système</w:t>
      </w:r>
      <w:r>
        <w:rPr>
          <w:spacing w:val="40"/>
          <w:w w:val="105"/>
        </w:rPr>
        <w:t xml:space="preserve"> </w:t>
      </w:r>
      <w:r>
        <w:rPr>
          <w:w w:val="105"/>
        </w:rPr>
        <w:t>embarqué,</w:t>
      </w:r>
      <w:r>
        <w:rPr>
          <w:spacing w:val="40"/>
          <w:w w:val="105"/>
        </w:rPr>
        <w:t xml:space="preserve"> </w:t>
      </w:r>
      <w:r>
        <w:rPr>
          <w:w w:val="105"/>
        </w:rPr>
        <w:t>tout</w:t>
      </w:r>
      <w:r>
        <w:rPr>
          <w:spacing w:val="40"/>
          <w:w w:val="105"/>
        </w:rPr>
        <w:t xml:space="preserve"> </w:t>
      </w:r>
      <w:r>
        <w:rPr>
          <w:w w:val="105"/>
        </w:rPr>
        <w:t>en</w:t>
      </w:r>
      <w:r>
        <w:rPr>
          <w:spacing w:val="40"/>
          <w:w w:val="105"/>
        </w:rPr>
        <w:t xml:space="preserve"> </w:t>
      </w:r>
      <w:r>
        <w:rPr>
          <w:w w:val="105"/>
        </w:rPr>
        <w:t>assurant</w:t>
      </w:r>
      <w:r>
        <w:rPr>
          <w:spacing w:val="40"/>
          <w:w w:val="105"/>
        </w:rPr>
        <w:t xml:space="preserve"> </w:t>
      </w:r>
      <w:r>
        <w:rPr>
          <w:w w:val="105"/>
        </w:rPr>
        <w:t>la</w:t>
      </w:r>
      <w:r>
        <w:rPr>
          <w:spacing w:val="40"/>
          <w:w w:val="105"/>
        </w:rPr>
        <w:t xml:space="preserve"> </w:t>
      </w:r>
      <w:r>
        <w:rPr>
          <w:w w:val="105"/>
        </w:rPr>
        <w:t>sécurité</w:t>
      </w:r>
      <w:r>
        <w:rPr>
          <w:spacing w:val="40"/>
          <w:w w:val="105"/>
        </w:rPr>
        <w:t xml:space="preserve"> </w:t>
      </w:r>
      <w:r>
        <w:rPr>
          <w:w w:val="105"/>
        </w:rPr>
        <w:t>et</w:t>
      </w:r>
      <w:r>
        <w:rPr>
          <w:spacing w:val="40"/>
          <w:w w:val="105"/>
        </w:rPr>
        <w:t xml:space="preserve"> </w:t>
      </w:r>
      <w:r>
        <w:rPr>
          <w:w w:val="105"/>
        </w:rPr>
        <w:t>la</w:t>
      </w:r>
      <w:r>
        <w:rPr>
          <w:spacing w:val="40"/>
          <w:w w:val="105"/>
        </w:rPr>
        <w:t xml:space="preserve"> </w:t>
      </w:r>
      <w:r>
        <w:rPr>
          <w:w w:val="105"/>
        </w:rPr>
        <w:t>fiabilité</w:t>
      </w:r>
      <w:r>
        <w:rPr>
          <w:spacing w:val="40"/>
          <w:w w:val="105"/>
        </w:rPr>
        <w:t xml:space="preserve"> </w:t>
      </w:r>
      <w:r>
        <w:rPr>
          <w:w w:val="105"/>
        </w:rPr>
        <w:t>de la charge utile pendant la mission (robuste à la panne avance).</w:t>
      </w:r>
    </w:p>
    <w:p w14:paraId="1C8CB42F" w14:textId="77777777" w:rsidR="007F7DC4" w:rsidRDefault="007F7DC4">
      <w:pPr>
        <w:pStyle w:val="Corpsdetexte"/>
        <w:spacing w:before="8"/>
      </w:pPr>
    </w:p>
    <w:p w14:paraId="5CE9289E" w14:textId="77777777" w:rsidR="007F7DC4" w:rsidRDefault="00000000">
      <w:pPr>
        <w:ind w:right="374"/>
        <w:jc w:val="center"/>
      </w:pPr>
      <w:r>
        <w:rPr>
          <w:i/>
          <w:w w:val="105"/>
          <w:sz w:val="24"/>
          <w:u w:val="single"/>
        </w:rPr>
        <w:t>Remarque</w:t>
      </w:r>
      <w:r>
        <w:rPr>
          <w:i/>
          <w:spacing w:val="-3"/>
          <w:w w:val="105"/>
          <w:sz w:val="24"/>
        </w:rPr>
        <w:t xml:space="preserve"> </w:t>
      </w:r>
      <w:r>
        <w:rPr>
          <w:i/>
          <w:w w:val="105"/>
          <w:sz w:val="24"/>
        </w:rPr>
        <w:t>:</w:t>
      </w:r>
      <w:r>
        <w:rPr>
          <w:i/>
          <w:spacing w:val="-2"/>
          <w:w w:val="105"/>
          <w:sz w:val="24"/>
        </w:rPr>
        <w:t xml:space="preserve"> </w:t>
      </w:r>
      <w:r>
        <w:rPr>
          <w:i/>
          <w:w w:val="105"/>
          <w:sz w:val="24"/>
        </w:rPr>
        <w:t>Le</w:t>
      </w:r>
      <w:r>
        <w:rPr>
          <w:i/>
          <w:spacing w:val="-3"/>
          <w:w w:val="105"/>
          <w:sz w:val="24"/>
        </w:rPr>
        <w:t xml:space="preserve"> </w:t>
      </w:r>
      <w:r>
        <w:rPr>
          <w:i/>
          <w:w w:val="105"/>
          <w:sz w:val="24"/>
        </w:rPr>
        <w:t>système</w:t>
      </w:r>
      <w:r>
        <w:rPr>
          <w:i/>
          <w:spacing w:val="-2"/>
          <w:w w:val="105"/>
          <w:sz w:val="24"/>
        </w:rPr>
        <w:t xml:space="preserve"> </w:t>
      </w:r>
      <w:r>
        <w:rPr>
          <w:i/>
          <w:w w:val="105"/>
          <w:sz w:val="24"/>
        </w:rPr>
        <w:t>n’est</w:t>
      </w:r>
      <w:r>
        <w:rPr>
          <w:i/>
          <w:spacing w:val="-3"/>
          <w:w w:val="105"/>
          <w:sz w:val="24"/>
        </w:rPr>
        <w:t xml:space="preserve"> </w:t>
      </w:r>
      <w:r>
        <w:rPr>
          <w:i/>
          <w:w w:val="105"/>
          <w:sz w:val="24"/>
        </w:rPr>
        <w:t>pas</w:t>
      </w:r>
      <w:r>
        <w:rPr>
          <w:i/>
          <w:spacing w:val="-2"/>
          <w:w w:val="105"/>
          <w:sz w:val="24"/>
        </w:rPr>
        <w:t xml:space="preserve"> </w:t>
      </w:r>
      <w:r>
        <w:rPr>
          <w:i/>
          <w:w w:val="105"/>
          <w:sz w:val="24"/>
        </w:rPr>
        <w:t>conçu</w:t>
      </w:r>
      <w:r>
        <w:rPr>
          <w:i/>
          <w:spacing w:val="-3"/>
          <w:w w:val="105"/>
          <w:sz w:val="24"/>
        </w:rPr>
        <w:t xml:space="preserve"> </w:t>
      </w:r>
      <w:r>
        <w:rPr>
          <w:i/>
          <w:w w:val="105"/>
          <w:sz w:val="24"/>
        </w:rPr>
        <w:t>pour</w:t>
      </w:r>
      <w:r>
        <w:rPr>
          <w:i/>
          <w:spacing w:val="-2"/>
          <w:w w:val="105"/>
          <w:sz w:val="24"/>
        </w:rPr>
        <w:t xml:space="preserve"> </w:t>
      </w:r>
      <w:r>
        <w:rPr>
          <w:i/>
          <w:w w:val="105"/>
          <w:sz w:val="24"/>
        </w:rPr>
        <w:t>être</w:t>
      </w:r>
      <w:r>
        <w:rPr>
          <w:i/>
          <w:spacing w:val="-3"/>
          <w:w w:val="105"/>
          <w:sz w:val="24"/>
        </w:rPr>
        <w:t xml:space="preserve"> </w:t>
      </w:r>
      <w:r>
        <w:rPr>
          <w:i/>
          <w:w w:val="105"/>
          <w:sz w:val="24"/>
        </w:rPr>
        <w:t>robuste</w:t>
      </w:r>
      <w:r>
        <w:rPr>
          <w:i/>
          <w:spacing w:val="-2"/>
          <w:w w:val="105"/>
          <w:sz w:val="24"/>
        </w:rPr>
        <w:t xml:space="preserve"> </w:t>
      </w:r>
      <w:r>
        <w:rPr>
          <w:i/>
          <w:w w:val="105"/>
          <w:sz w:val="24"/>
        </w:rPr>
        <w:t>à</w:t>
      </w:r>
      <w:r>
        <w:rPr>
          <w:i/>
          <w:spacing w:val="-2"/>
          <w:w w:val="105"/>
          <w:sz w:val="24"/>
        </w:rPr>
        <w:t xml:space="preserve"> </w:t>
      </w:r>
      <w:r>
        <w:rPr>
          <w:i/>
          <w:w w:val="105"/>
          <w:sz w:val="24"/>
        </w:rPr>
        <w:t>la</w:t>
      </w:r>
      <w:r>
        <w:rPr>
          <w:i/>
          <w:spacing w:val="-3"/>
          <w:w w:val="105"/>
          <w:sz w:val="24"/>
        </w:rPr>
        <w:t xml:space="preserve"> </w:t>
      </w:r>
      <w:r>
        <w:rPr>
          <w:i/>
          <w:w w:val="105"/>
          <w:sz w:val="24"/>
        </w:rPr>
        <w:t>panne</w:t>
      </w:r>
      <w:r>
        <w:rPr>
          <w:i/>
          <w:spacing w:val="-2"/>
          <w:w w:val="105"/>
          <w:sz w:val="24"/>
        </w:rPr>
        <w:t xml:space="preserve"> retard.</w:t>
      </w:r>
    </w:p>
    <w:p w14:paraId="77C8226B" w14:textId="77777777" w:rsidR="007F7DC4" w:rsidRDefault="00000000">
      <w:pPr>
        <w:pStyle w:val="Corpsdetexte"/>
        <w:spacing w:before="87"/>
        <w:rPr>
          <w:i/>
          <w:sz w:val="20"/>
        </w:rPr>
      </w:pPr>
      <w:r>
        <w:rPr>
          <w:i/>
          <w:noProof/>
          <w:sz w:val="20"/>
        </w:rPr>
        <w:drawing>
          <wp:anchor distT="0" distB="0" distL="0" distR="0" simplePos="0" relativeHeight="11" behindDoc="1" locked="0" layoutInCell="1" allowOverlap="1" wp14:anchorId="6A5CAD52" wp14:editId="00721655">
            <wp:simplePos x="0" y="0"/>
            <wp:positionH relativeFrom="page">
              <wp:posOffset>2986405</wp:posOffset>
            </wp:positionH>
            <wp:positionV relativeFrom="paragraph">
              <wp:posOffset>217170</wp:posOffset>
            </wp:positionV>
            <wp:extent cx="1530350" cy="2729230"/>
            <wp:effectExtent l="0" t="0" r="0" b="0"/>
            <wp:wrapTopAndBottom/>
            <wp:docPr id="2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1"/>
                    <pic:cNvPicPr>
                      <a:picLocks noChangeAspect="1" noChangeArrowheads="1"/>
                    </pic:cNvPicPr>
                  </pic:nvPicPr>
                  <pic:blipFill>
                    <a:blip r:embed="rId14"/>
                    <a:stretch>
                      <a:fillRect/>
                    </a:stretch>
                  </pic:blipFill>
                  <pic:spPr bwMode="auto">
                    <a:xfrm>
                      <a:off x="0" y="0"/>
                      <a:ext cx="1530350" cy="2729230"/>
                    </a:xfrm>
                    <a:prstGeom prst="rect">
                      <a:avLst/>
                    </a:prstGeom>
                  </pic:spPr>
                </pic:pic>
              </a:graphicData>
            </a:graphic>
          </wp:anchor>
        </w:drawing>
      </w:r>
    </w:p>
    <w:p w14:paraId="53DD47B9" w14:textId="77777777" w:rsidR="007F7DC4" w:rsidRDefault="00000000">
      <w:pPr>
        <w:pStyle w:val="Corpsdetexte"/>
        <w:spacing w:before="246"/>
        <w:ind w:left="2" w:right="419"/>
        <w:jc w:val="center"/>
        <w:sectPr w:rsidR="007F7DC4">
          <w:headerReference w:type="default" r:id="rId15"/>
          <w:footerReference w:type="default" r:id="rId16"/>
          <w:pgSz w:w="11906" w:h="16838"/>
          <w:pgMar w:top="1720" w:right="1260" w:bottom="1440" w:left="1680" w:header="1134" w:footer="1255" w:gutter="0"/>
          <w:cols w:space="720"/>
          <w:formProt w:val="0"/>
          <w:docGrid w:linePitch="100" w:charSpace="4096"/>
        </w:sectPr>
      </w:pPr>
      <w:r>
        <w:rPr>
          <w:rFonts w:ascii="Cambria" w:hAnsi="Cambria"/>
          <w:w w:val="110"/>
        </w:rPr>
        <w:t>F</w:t>
      </w:r>
      <w:r>
        <w:rPr>
          <w:rFonts w:ascii="Cambria" w:hAnsi="Cambria"/>
          <w:smallCaps/>
          <w:w w:val="110"/>
        </w:rPr>
        <w:t>igure</w:t>
      </w:r>
      <w:r>
        <w:rPr>
          <w:rFonts w:ascii="Cambria" w:hAnsi="Cambria"/>
          <w:spacing w:val="27"/>
          <w:w w:val="110"/>
        </w:rPr>
        <w:t xml:space="preserve"> </w:t>
      </w:r>
      <w:r>
        <w:rPr>
          <w:rFonts w:ascii="Cambria" w:hAnsi="Cambria"/>
          <w:w w:val="110"/>
        </w:rPr>
        <w:t>1</w:t>
      </w:r>
      <w:r>
        <w:rPr>
          <w:rFonts w:ascii="Cambria" w:hAnsi="Cambria"/>
          <w:spacing w:val="20"/>
          <w:w w:val="110"/>
        </w:rPr>
        <w:t xml:space="preserve"> </w:t>
      </w:r>
      <w:r>
        <w:rPr>
          <w:w w:val="110"/>
        </w:rPr>
        <w:t>–</w:t>
      </w:r>
      <w:r>
        <w:rPr>
          <w:spacing w:val="12"/>
          <w:w w:val="110"/>
        </w:rPr>
        <w:t xml:space="preserve"> </w:t>
      </w:r>
      <w:r>
        <w:rPr>
          <w:w w:val="110"/>
        </w:rPr>
        <w:t>Architecture</w:t>
      </w:r>
      <w:r>
        <w:rPr>
          <w:spacing w:val="11"/>
          <w:w w:val="110"/>
        </w:rPr>
        <w:t xml:space="preserve"> </w:t>
      </w:r>
      <w:r>
        <w:rPr>
          <w:w w:val="110"/>
        </w:rPr>
        <w:t>du</w:t>
      </w:r>
      <w:r>
        <w:rPr>
          <w:spacing w:val="12"/>
          <w:w w:val="110"/>
        </w:rPr>
        <w:t xml:space="preserve"> </w:t>
      </w:r>
      <w:r>
        <w:rPr>
          <w:spacing w:val="-2"/>
          <w:w w:val="110"/>
        </w:rPr>
        <w:t>ballon</w:t>
      </w:r>
    </w:p>
    <w:p w14:paraId="6B1570ED" w14:textId="77777777" w:rsidR="007F7DC4" w:rsidRDefault="00000000">
      <w:pPr>
        <w:pStyle w:val="Titre2"/>
        <w:numPr>
          <w:ilvl w:val="1"/>
          <w:numId w:val="14"/>
        </w:numPr>
        <w:tabs>
          <w:tab w:val="left" w:pos="824"/>
        </w:tabs>
        <w:spacing w:before="140"/>
      </w:pPr>
      <w:bookmarkStart w:id="15" w:name="_bookmark3"/>
      <w:bookmarkStart w:id="16" w:name="Scénario_de_la_mission_du_ballon_sonde"/>
      <w:bookmarkEnd w:id="15"/>
      <w:bookmarkEnd w:id="16"/>
      <w:r>
        <w:lastRenderedPageBreak/>
        <w:t>Scénario</w:t>
      </w:r>
      <w:r>
        <w:rPr>
          <w:spacing w:val="55"/>
        </w:rPr>
        <w:t xml:space="preserve"> </w:t>
      </w:r>
      <w:r>
        <w:t>de</w:t>
      </w:r>
      <w:r>
        <w:rPr>
          <w:spacing w:val="56"/>
        </w:rPr>
        <w:t xml:space="preserve"> </w:t>
      </w:r>
      <w:r>
        <w:t>la</w:t>
      </w:r>
      <w:r>
        <w:rPr>
          <w:spacing w:val="55"/>
        </w:rPr>
        <w:t xml:space="preserve"> </w:t>
      </w:r>
      <w:r>
        <w:t>mission</w:t>
      </w:r>
      <w:r>
        <w:rPr>
          <w:spacing w:val="56"/>
        </w:rPr>
        <w:t xml:space="preserve"> </w:t>
      </w:r>
      <w:r>
        <w:t>du</w:t>
      </w:r>
      <w:r>
        <w:rPr>
          <w:spacing w:val="56"/>
        </w:rPr>
        <w:t xml:space="preserve"> </w:t>
      </w:r>
      <w:r>
        <w:t>ballon</w:t>
      </w:r>
      <w:r>
        <w:rPr>
          <w:spacing w:val="55"/>
        </w:rPr>
        <w:t xml:space="preserve"> </w:t>
      </w:r>
      <w:r>
        <w:rPr>
          <w:spacing w:val="-2"/>
        </w:rPr>
        <w:t>sonde</w:t>
      </w:r>
    </w:p>
    <w:p w14:paraId="309A2371" w14:textId="77777777" w:rsidR="007F7DC4" w:rsidRDefault="00000000">
      <w:pPr>
        <w:pStyle w:val="Corpsdetexte"/>
        <w:spacing w:before="157" w:line="252" w:lineRule="auto"/>
        <w:ind w:left="105" w:right="507" w:firstLine="351"/>
      </w:pPr>
      <w:r>
        <w:rPr>
          <w:w w:val="105"/>
        </w:rPr>
        <w:t>Dans cette partie, nous allons brièvement expliquer le scénario de mission du ballon sonde.</w:t>
      </w:r>
    </w:p>
    <w:p w14:paraId="244E7CE5" w14:textId="77777777" w:rsidR="007F7DC4" w:rsidRDefault="007F7DC4">
      <w:pPr>
        <w:pStyle w:val="Corpsdetexte"/>
        <w:spacing w:before="134"/>
      </w:pPr>
    </w:p>
    <w:p w14:paraId="721A24AC" w14:textId="77777777" w:rsidR="007F7DC4" w:rsidRDefault="00000000">
      <w:pPr>
        <w:pStyle w:val="Paragraphedeliste"/>
        <w:numPr>
          <w:ilvl w:val="0"/>
          <w:numId w:val="5"/>
        </w:numPr>
        <w:tabs>
          <w:tab w:val="left" w:pos="691"/>
        </w:tabs>
        <w:ind w:hanging="351"/>
      </w:pPr>
      <w:r>
        <w:rPr>
          <w:w w:val="105"/>
          <w:sz w:val="24"/>
        </w:rPr>
        <w:t>Préparation</w:t>
      </w:r>
      <w:r>
        <w:rPr>
          <w:spacing w:val="12"/>
          <w:w w:val="105"/>
          <w:sz w:val="24"/>
        </w:rPr>
        <w:t xml:space="preserve"> </w:t>
      </w:r>
      <w:r>
        <w:rPr>
          <w:w w:val="105"/>
          <w:sz w:val="24"/>
        </w:rPr>
        <w:t>du</w:t>
      </w:r>
      <w:r>
        <w:rPr>
          <w:spacing w:val="13"/>
          <w:w w:val="105"/>
          <w:sz w:val="24"/>
        </w:rPr>
        <w:t xml:space="preserve"> </w:t>
      </w:r>
      <w:r>
        <w:rPr>
          <w:w w:val="105"/>
          <w:sz w:val="24"/>
        </w:rPr>
        <w:t>ballon</w:t>
      </w:r>
      <w:r>
        <w:rPr>
          <w:spacing w:val="14"/>
          <w:w w:val="105"/>
          <w:sz w:val="24"/>
        </w:rPr>
        <w:t xml:space="preserve"> </w:t>
      </w:r>
      <w:r>
        <w:rPr>
          <w:w w:val="105"/>
          <w:sz w:val="24"/>
        </w:rPr>
        <w:t>au</w:t>
      </w:r>
      <w:r>
        <w:rPr>
          <w:spacing w:val="13"/>
          <w:w w:val="105"/>
          <w:sz w:val="24"/>
        </w:rPr>
        <w:t xml:space="preserve"> </w:t>
      </w:r>
      <w:r>
        <w:rPr>
          <w:w w:val="105"/>
          <w:sz w:val="24"/>
        </w:rPr>
        <w:t>sol</w:t>
      </w:r>
      <w:r>
        <w:rPr>
          <w:spacing w:val="12"/>
          <w:w w:val="105"/>
          <w:sz w:val="24"/>
        </w:rPr>
        <w:t xml:space="preserve"> </w:t>
      </w:r>
      <w:r>
        <w:rPr>
          <w:w w:val="105"/>
          <w:sz w:val="24"/>
        </w:rPr>
        <w:t>par</w:t>
      </w:r>
      <w:r>
        <w:rPr>
          <w:spacing w:val="14"/>
          <w:w w:val="105"/>
          <w:sz w:val="24"/>
        </w:rPr>
        <w:t xml:space="preserve"> </w:t>
      </w:r>
      <w:r>
        <w:rPr>
          <w:w w:val="105"/>
          <w:sz w:val="24"/>
        </w:rPr>
        <w:t>les</w:t>
      </w:r>
      <w:r>
        <w:rPr>
          <w:spacing w:val="13"/>
          <w:w w:val="105"/>
          <w:sz w:val="24"/>
        </w:rPr>
        <w:t xml:space="preserve"> </w:t>
      </w:r>
      <w:r>
        <w:rPr>
          <w:w w:val="105"/>
          <w:sz w:val="24"/>
        </w:rPr>
        <w:t>ingénieurs</w:t>
      </w:r>
      <w:r>
        <w:rPr>
          <w:spacing w:val="13"/>
          <w:w w:val="105"/>
          <w:sz w:val="24"/>
        </w:rPr>
        <w:t xml:space="preserve"> </w:t>
      </w:r>
      <w:r>
        <w:rPr>
          <w:w w:val="105"/>
          <w:sz w:val="24"/>
        </w:rPr>
        <w:t>et</w:t>
      </w:r>
      <w:r>
        <w:rPr>
          <w:spacing w:val="13"/>
          <w:w w:val="105"/>
          <w:sz w:val="24"/>
        </w:rPr>
        <w:t xml:space="preserve"> </w:t>
      </w:r>
      <w:r>
        <w:rPr>
          <w:spacing w:val="-2"/>
          <w:w w:val="105"/>
          <w:sz w:val="24"/>
        </w:rPr>
        <w:t>techniciens.</w:t>
      </w:r>
    </w:p>
    <w:p w14:paraId="6FFDBF43" w14:textId="77777777" w:rsidR="007F7DC4" w:rsidRDefault="007F7DC4">
      <w:pPr>
        <w:pStyle w:val="Corpsdetexte"/>
        <w:spacing w:before="109"/>
      </w:pPr>
    </w:p>
    <w:p w14:paraId="749F5304" w14:textId="77777777" w:rsidR="007F7DC4" w:rsidRDefault="00000000">
      <w:pPr>
        <w:pStyle w:val="Paragraphedeliste"/>
        <w:numPr>
          <w:ilvl w:val="0"/>
          <w:numId w:val="5"/>
        </w:numPr>
        <w:tabs>
          <w:tab w:val="left" w:pos="691"/>
        </w:tabs>
        <w:spacing w:line="252" w:lineRule="auto"/>
        <w:ind w:right="523"/>
      </w:pPr>
      <w:r>
        <w:rPr>
          <w:w w:val="105"/>
          <w:sz w:val="24"/>
        </w:rPr>
        <w:t>Phase de montée du ballon, acquisition des données télémesures dès le dé-</w:t>
      </w:r>
      <w:r>
        <w:rPr>
          <w:spacing w:val="40"/>
          <w:w w:val="105"/>
          <w:sz w:val="24"/>
        </w:rPr>
        <w:t xml:space="preserve"> </w:t>
      </w:r>
      <w:r>
        <w:rPr>
          <w:spacing w:val="-2"/>
          <w:w w:val="105"/>
          <w:sz w:val="24"/>
        </w:rPr>
        <w:t>collage.</w:t>
      </w:r>
    </w:p>
    <w:p w14:paraId="1F40AD07" w14:textId="77777777" w:rsidR="007F7DC4" w:rsidRDefault="007F7DC4">
      <w:pPr>
        <w:pStyle w:val="Corpsdetexte"/>
        <w:spacing w:before="93"/>
      </w:pPr>
    </w:p>
    <w:p w14:paraId="0F3AA0AA" w14:textId="77777777" w:rsidR="007F7DC4" w:rsidRDefault="00000000">
      <w:pPr>
        <w:pStyle w:val="Paragraphedeliste"/>
        <w:numPr>
          <w:ilvl w:val="0"/>
          <w:numId w:val="5"/>
        </w:numPr>
        <w:tabs>
          <w:tab w:val="left" w:pos="691"/>
        </w:tabs>
        <w:spacing w:line="252" w:lineRule="auto"/>
        <w:ind w:right="524"/>
      </w:pPr>
      <w:r>
        <w:rPr>
          <w:w w:val="105"/>
          <w:sz w:val="24"/>
        </w:rPr>
        <w:t>Ballon atteint son altitude nominale et poursuit sa mission, tout en acqué-</w:t>
      </w:r>
      <w:r>
        <w:rPr>
          <w:spacing w:val="80"/>
          <w:w w:val="150"/>
          <w:sz w:val="24"/>
        </w:rPr>
        <w:t xml:space="preserve"> </w:t>
      </w:r>
      <w:proofErr w:type="spellStart"/>
      <w:r>
        <w:rPr>
          <w:w w:val="105"/>
          <w:sz w:val="24"/>
        </w:rPr>
        <w:t>rant</w:t>
      </w:r>
      <w:proofErr w:type="spellEnd"/>
      <w:r>
        <w:rPr>
          <w:w w:val="105"/>
          <w:sz w:val="24"/>
        </w:rPr>
        <w:t xml:space="preserve"> des télémesures.</w:t>
      </w:r>
    </w:p>
    <w:p w14:paraId="5732594C" w14:textId="77777777" w:rsidR="007F7DC4" w:rsidRDefault="007F7DC4">
      <w:pPr>
        <w:pStyle w:val="Corpsdetexte"/>
        <w:spacing w:before="94"/>
      </w:pPr>
    </w:p>
    <w:p w14:paraId="419893A6" w14:textId="77777777" w:rsidR="007F7DC4" w:rsidRDefault="00000000">
      <w:pPr>
        <w:pStyle w:val="Paragraphedeliste"/>
        <w:numPr>
          <w:ilvl w:val="0"/>
          <w:numId w:val="5"/>
        </w:numPr>
        <w:tabs>
          <w:tab w:val="left" w:pos="691"/>
        </w:tabs>
        <w:ind w:hanging="351"/>
      </w:pPr>
      <w:r>
        <w:rPr>
          <w:w w:val="105"/>
          <w:sz w:val="24"/>
        </w:rPr>
        <w:t>Séparation</w:t>
      </w:r>
      <w:r>
        <w:rPr>
          <w:spacing w:val="5"/>
          <w:w w:val="105"/>
          <w:sz w:val="24"/>
        </w:rPr>
        <w:t xml:space="preserve"> </w:t>
      </w:r>
      <w:r>
        <w:rPr>
          <w:w w:val="105"/>
          <w:sz w:val="24"/>
        </w:rPr>
        <w:t>du</w:t>
      </w:r>
      <w:r>
        <w:rPr>
          <w:spacing w:val="6"/>
          <w:w w:val="105"/>
          <w:sz w:val="24"/>
        </w:rPr>
        <w:t xml:space="preserve"> </w:t>
      </w:r>
      <w:r>
        <w:rPr>
          <w:w w:val="105"/>
          <w:sz w:val="24"/>
        </w:rPr>
        <w:t>ballon</w:t>
      </w:r>
      <w:r>
        <w:rPr>
          <w:spacing w:val="6"/>
          <w:w w:val="105"/>
          <w:sz w:val="24"/>
        </w:rPr>
        <w:t xml:space="preserve"> </w:t>
      </w:r>
      <w:r>
        <w:rPr>
          <w:w w:val="105"/>
          <w:sz w:val="24"/>
        </w:rPr>
        <w:t>et</w:t>
      </w:r>
      <w:ins w:id="17" w:author="Unknown Author" w:date="2025-01-24T10:26:00Z">
        <w:r>
          <w:rPr>
            <w:w w:val="105"/>
            <w:sz w:val="24"/>
          </w:rPr>
          <w:t xml:space="preserve"> de l’ensemble suspendu (NSO + NCU)</w:t>
        </w:r>
      </w:ins>
      <w:r>
        <w:rPr>
          <w:spacing w:val="6"/>
          <w:w w:val="105"/>
          <w:sz w:val="24"/>
        </w:rPr>
        <w:t xml:space="preserve"> </w:t>
      </w:r>
      <w:r>
        <w:rPr>
          <w:w w:val="105"/>
          <w:sz w:val="24"/>
        </w:rPr>
        <w:t>de</w:t>
      </w:r>
      <w:r>
        <w:rPr>
          <w:spacing w:val="5"/>
          <w:w w:val="105"/>
          <w:sz w:val="24"/>
        </w:rPr>
        <w:t xml:space="preserve"> </w:t>
      </w:r>
      <w:r>
        <w:rPr>
          <w:w w:val="105"/>
          <w:sz w:val="24"/>
        </w:rPr>
        <w:t>la</w:t>
      </w:r>
      <w:r>
        <w:rPr>
          <w:spacing w:val="7"/>
          <w:w w:val="105"/>
          <w:sz w:val="24"/>
        </w:rPr>
        <w:t xml:space="preserve"> </w:t>
      </w:r>
      <w:r>
        <w:rPr>
          <w:w w:val="105"/>
          <w:sz w:val="24"/>
        </w:rPr>
        <w:t>NSO</w:t>
      </w:r>
      <w:r>
        <w:rPr>
          <w:spacing w:val="6"/>
          <w:w w:val="105"/>
          <w:sz w:val="24"/>
        </w:rPr>
        <w:t xml:space="preserve"> </w:t>
      </w:r>
      <w:commentRangeStart w:id="18"/>
      <w:commentRangeEnd w:id="18"/>
      <w:del w:id="19" w:author="Unknown Author" w:date="2025-01-24T10:26:00Z">
        <w:r>
          <w:commentReference w:id="18"/>
        </w:r>
      </w:del>
      <w:r>
        <w:rPr>
          <w:w w:val="105"/>
          <w:sz w:val="24"/>
        </w:rPr>
        <w:t>une</w:t>
      </w:r>
      <w:r>
        <w:rPr>
          <w:spacing w:val="6"/>
          <w:w w:val="105"/>
          <w:sz w:val="24"/>
        </w:rPr>
        <w:t xml:space="preserve"> </w:t>
      </w:r>
      <w:r>
        <w:rPr>
          <w:w w:val="105"/>
          <w:sz w:val="24"/>
        </w:rPr>
        <w:t>fois</w:t>
      </w:r>
      <w:r>
        <w:rPr>
          <w:spacing w:val="6"/>
          <w:w w:val="105"/>
          <w:sz w:val="24"/>
        </w:rPr>
        <w:t xml:space="preserve"> </w:t>
      </w:r>
      <w:ins w:id="20" w:author="Mirc Frederi" w:date="2025-01-06T10:19:00Z">
        <w:r>
          <w:rPr>
            <w:spacing w:val="6"/>
            <w:w w:val="105"/>
            <w:sz w:val="24"/>
          </w:rPr>
          <w:t xml:space="preserve">la </w:t>
        </w:r>
      </w:ins>
      <w:r>
        <w:rPr>
          <w:w w:val="105"/>
          <w:sz w:val="24"/>
        </w:rPr>
        <w:t>mission</w:t>
      </w:r>
      <w:r>
        <w:rPr>
          <w:spacing w:val="6"/>
          <w:w w:val="105"/>
          <w:sz w:val="24"/>
        </w:rPr>
        <w:t xml:space="preserve"> </w:t>
      </w:r>
      <w:r>
        <w:rPr>
          <w:spacing w:val="-2"/>
          <w:w w:val="105"/>
          <w:sz w:val="24"/>
        </w:rPr>
        <w:t>terminée.</w:t>
      </w:r>
    </w:p>
    <w:p w14:paraId="15651562" w14:textId="77777777" w:rsidR="007F7DC4" w:rsidRDefault="007F7DC4">
      <w:pPr>
        <w:pStyle w:val="Corpsdetexte"/>
        <w:spacing w:before="108"/>
      </w:pPr>
    </w:p>
    <w:p w14:paraId="61F20E6A" w14:textId="77777777" w:rsidR="007F7DC4" w:rsidRDefault="00000000">
      <w:pPr>
        <w:pStyle w:val="Paragraphedeliste"/>
        <w:numPr>
          <w:ilvl w:val="0"/>
          <w:numId w:val="5"/>
        </w:numPr>
        <w:tabs>
          <w:tab w:val="left" w:pos="691"/>
        </w:tabs>
        <w:ind w:hanging="351"/>
      </w:pPr>
      <w:r>
        <w:rPr>
          <w:w w:val="105"/>
          <w:sz w:val="24"/>
        </w:rPr>
        <w:t>Redescente</w:t>
      </w:r>
      <w:r>
        <w:rPr>
          <w:spacing w:val="7"/>
          <w:w w:val="105"/>
          <w:sz w:val="24"/>
        </w:rPr>
        <w:t xml:space="preserve"> </w:t>
      </w:r>
      <w:ins w:id="21" w:author="Mirc Frederi" w:date="2025-01-06T10:19:00Z">
        <w:r>
          <w:rPr>
            <w:spacing w:val="7"/>
            <w:w w:val="105"/>
            <w:sz w:val="24"/>
          </w:rPr>
          <w:t xml:space="preserve">sous parachute </w:t>
        </w:r>
      </w:ins>
      <w:r>
        <w:rPr>
          <w:w w:val="105"/>
          <w:sz w:val="24"/>
        </w:rPr>
        <w:t>de</w:t>
      </w:r>
      <w:r>
        <w:rPr>
          <w:spacing w:val="6"/>
          <w:w w:val="105"/>
          <w:sz w:val="24"/>
        </w:rPr>
        <w:t xml:space="preserve"> </w:t>
      </w:r>
      <w:r>
        <w:rPr>
          <w:w w:val="105"/>
          <w:sz w:val="24"/>
        </w:rPr>
        <w:t>l</w:t>
      </w:r>
      <w:ins w:id="22" w:author="Unknown Author" w:date="2025-01-24T10:27:00Z">
        <w:r>
          <w:rPr>
            <w:w w:val="105"/>
            <w:sz w:val="24"/>
          </w:rPr>
          <w:t>’ensemble suspendu.</w:t>
        </w:r>
      </w:ins>
      <w:del w:id="23" w:author="Unknown Author" w:date="2025-01-24T10:27:00Z">
        <w:r>
          <w:rPr>
            <w:w w:val="105"/>
            <w:sz w:val="24"/>
          </w:rPr>
          <w:delText>a</w:delText>
        </w:r>
        <w:r>
          <w:rPr>
            <w:spacing w:val="7"/>
            <w:w w:val="105"/>
            <w:sz w:val="24"/>
          </w:rPr>
          <w:delText xml:space="preserve"> </w:delText>
        </w:r>
        <w:r>
          <w:rPr>
            <w:w w:val="105"/>
            <w:sz w:val="24"/>
          </w:rPr>
          <w:delText>charge</w:delText>
        </w:r>
        <w:r>
          <w:rPr>
            <w:spacing w:val="6"/>
            <w:w w:val="105"/>
            <w:sz w:val="24"/>
          </w:rPr>
          <w:delText xml:space="preserve"> </w:delText>
        </w:r>
        <w:r>
          <w:rPr>
            <w:w w:val="105"/>
            <w:sz w:val="24"/>
          </w:rPr>
          <w:delText>utile</w:delText>
        </w:r>
        <w:commentRangeStart w:id="24"/>
        <w:commentRangeEnd w:id="24"/>
        <w:r>
          <w:commentReference w:id="24"/>
        </w:r>
      </w:del>
      <w:del w:id="25" w:author="Mirc Frederi" w:date="2025-01-06T10:20:00Z">
        <w:r>
          <w:rPr>
            <w:spacing w:val="8"/>
            <w:w w:val="105"/>
            <w:sz w:val="24"/>
          </w:rPr>
          <w:delText xml:space="preserve"> </w:delText>
        </w:r>
        <w:r>
          <w:rPr>
            <w:w w:val="105"/>
            <w:sz w:val="24"/>
          </w:rPr>
          <w:delText>et</w:delText>
        </w:r>
        <w:r>
          <w:rPr>
            <w:spacing w:val="6"/>
            <w:w w:val="105"/>
            <w:sz w:val="24"/>
          </w:rPr>
          <w:delText xml:space="preserve"> </w:delText>
        </w:r>
        <w:r>
          <w:rPr>
            <w:w w:val="105"/>
            <w:sz w:val="24"/>
          </w:rPr>
          <w:delText>déploiement</w:delText>
        </w:r>
        <w:r>
          <w:rPr>
            <w:spacing w:val="6"/>
            <w:w w:val="105"/>
            <w:sz w:val="24"/>
          </w:rPr>
          <w:delText xml:space="preserve"> </w:delText>
        </w:r>
        <w:r>
          <w:rPr>
            <w:w w:val="105"/>
            <w:sz w:val="24"/>
          </w:rPr>
          <w:delText>du</w:delText>
        </w:r>
        <w:r>
          <w:rPr>
            <w:spacing w:val="7"/>
            <w:w w:val="105"/>
            <w:sz w:val="24"/>
          </w:rPr>
          <w:delText xml:space="preserve"> </w:delText>
        </w:r>
        <w:r>
          <w:rPr>
            <w:spacing w:val="-2"/>
            <w:w w:val="105"/>
            <w:sz w:val="24"/>
          </w:rPr>
          <w:delText>parachute</w:delText>
        </w:r>
      </w:del>
      <w:del w:id="26" w:author="Unknown Author" w:date="2025-01-24T10:27:00Z">
        <w:r>
          <w:rPr>
            <w:spacing w:val="-2"/>
            <w:w w:val="105"/>
            <w:sz w:val="24"/>
          </w:rPr>
          <w:delText>.</w:delText>
        </w:r>
      </w:del>
    </w:p>
    <w:p w14:paraId="1E1FF318" w14:textId="77777777" w:rsidR="007F7DC4" w:rsidRDefault="007F7DC4">
      <w:pPr>
        <w:pStyle w:val="Corpsdetexte"/>
        <w:spacing w:before="108"/>
      </w:pPr>
    </w:p>
    <w:p w14:paraId="4ABD997D" w14:textId="77777777" w:rsidR="007F7DC4" w:rsidRDefault="00000000">
      <w:pPr>
        <w:pStyle w:val="Paragraphedeliste"/>
        <w:numPr>
          <w:ilvl w:val="0"/>
          <w:numId w:val="5"/>
        </w:numPr>
        <w:tabs>
          <w:tab w:val="left" w:pos="691"/>
        </w:tabs>
        <w:ind w:hanging="351"/>
        <w:sectPr w:rsidR="007F7DC4">
          <w:headerReference w:type="default" r:id="rId20"/>
          <w:footerReference w:type="default" r:id="rId21"/>
          <w:pgSz w:w="11906" w:h="16838"/>
          <w:pgMar w:top="1720" w:right="1260" w:bottom="1440" w:left="1680" w:header="1134" w:footer="1255" w:gutter="0"/>
          <w:cols w:space="720"/>
          <w:formProt w:val="0"/>
          <w:docGrid w:linePitch="100" w:charSpace="4096"/>
        </w:sectPr>
      </w:pPr>
      <w:del w:id="27" w:author="Mirc Frederi" w:date="2025-01-06T10:19:00Z">
        <w:r>
          <w:rPr>
            <w:w w:val="105"/>
            <w:sz w:val="24"/>
          </w:rPr>
          <w:delText>Atterissage</w:delText>
        </w:r>
      </w:del>
      <w:ins w:id="28" w:author="Mirc Frederi" w:date="2025-01-06T10:19:00Z">
        <w:r>
          <w:rPr>
            <w:w w:val="105"/>
            <w:sz w:val="24"/>
          </w:rPr>
          <w:t>Atterrissage</w:t>
        </w:r>
      </w:ins>
      <w:r>
        <w:rPr>
          <w:spacing w:val="9"/>
          <w:w w:val="105"/>
          <w:sz w:val="24"/>
        </w:rPr>
        <w:t xml:space="preserve"> </w:t>
      </w:r>
      <w:r>
        <w:rPr>
          <w:w w:val="105"/>
          <w:sz w:val="24"/>
        </w:rPr>
        <w:t>de</w:t>
      </w:r>
      <w:r>
        <w:rPr>
          <w:spacing w:val="8"/>
          <w:w w:val="105"/>
          <w:sz w:val="24"/>
        </w:rPr>
        <w:t xml:space="preserve"> </w:t>
      </w:r>
      <w:r>
        <w:rPr>
          <w:w w:val="105"/>
          <w:sz w:val="24"/>
        </w:rPr>
        <w:t>l</w:t>
      </w:r>
      <w:ins w:id="29" w:author="Unknown Author" w:date="2025-01-24T10:27:00Z">
        <w:r>
          <w:rPr>
            <w:w w:val="105"/>
            <w:sz w:val="24"/>
          </w:rPr>
          <w:t>’ensemble suspendu</w:t>
        </w:r>
      </w:ins>
      <w:del w:id="30" w:author="Unknown Author" w:date="2025-01-24T10:27:00Z">
        <w:r>
          <w:rPr>
            <w:w w:val="105"/>
            <w:sz w:val="24"/>
          </w:rPr>
          <w:delText>a</w:delText>
        </w:r>
        <w:r>
          <w:rPr>
            <w:spacing w:val="10"/>
            <w:w w:val="105"/>
            <w:sz w:val="24"/>
          </w:rPr>
          <w:delText xml:space="preserve"> </w:delText>
        </w:r>
        <w:r>
          <w:rPr>
            <w:w w:val="105"/>
            <w:sz w:val="24"/>
          </w:rPr>
          <w:delText>NSO</w:delText>
        </w:r>
      </w:del>
      <w:r>
        <w:rPr>
          <w:spacing w:val="9"/>
          <w:w w:val="105"/>
          <w:sz w:val="24"/>
        </w:rPr>
        <w:t xml:space="preserve"> </w:t>
      </w:r>
      <w:commentRangeStart w:id="31"/>
      <w:commentRangeEnd w:id="31"/>
      <w:del w:id="32" w:author="Unknown Author" w:date="2025-01-24T10:27:00Z">
        <w:r>
          <w:commentReference w:id="31"/>
        </w:r>
      </w:del>
      <w:r>
        <w:rPr>
          <w:w w:val="105"/>
          <w:sz w:val="24"/>
        </w:rPr>
        <w:t>puis</w:t>
      </w:r>
      <w:r>
        <w:rPr>
          <w:spacing w:val="8"/>
          <w:w w:val="105"/>
          <w:sz w:val="24"/>
        </w:rPr>
        <w:t xml:space="preserve"> </w:t>
      </w:r>
      <w:r>
        <w:rPr>
          <w:w w:val="105"/>
          <w:sz w:val="24"/>
        </w:rPr>
        <w:t>déventement</w:t>
      </w:r>
      <w:r>
        <w:rPr>
          <w:spacing w:val="9"/>
          <w:w w:val="105"/>
          <w:sz w:val="24"/>
        </w:rPr>
        <w:t xml:space="preserve"> </w:t>
      </w:r>
      <w:r>
        <w:rPr>
          <w:w w:val="105"/>
          <w:sz w:val="24"/>
        </w:rPr>
        <w:t>du</w:t>
      </w:r>
      <w:r>
        <w:rPr>
          <w:spacing w:val="8"/>
          <w:w w:val="105"/>
          <w:sz w:val="24"/>
        </w:rPr>
        <w:t xml:space="preserve"> </w:t>
      </w:r>
      <w:r>
        <w:rPr>
          <w:spacing w:val="-2"/>
          <w:w w:val="105"/>
          <w:sz w:val="24"/>
        </w:rPr>
        <w:t>parachute.</w:t>
      </w:r>
    </w:p>
    <w:p w14:paraId="66B62BF8" w14:textId="77777777" w:rsidR="007F7DC4" w:rsidRDefault="00000000">
      <w:pPr>
        <w:pStyle w:val="Titre1"/>
        <w:numPr>
          <w:ilvl w:val="0"/>
          <w:numId w:val="14"/>
        </w:numPr>
        <w:tabs>
          <w:tab w:val="left" w:pos="663"/>
        </w:tabs>
      </w:pPr>
      <w:bookmarkStart w:id="33" w:name="_bookmark4"/>
      <w:bookmarkStart w:id="34" w:name="Présentation_des_Scénarios_Typiques"/>
      <w:bookmarkEnd w:id="33"/>
      <w:bookmarkEnd w:id="34"/>
      <w:r>
        <w:lastRenderedPageBreak/>
        <w:t>Présentation</w:t>
      </w:r>
      <w:r>
        <w:rPr>
          <w:spacing w:val="43"/>
        </w:rPr>
        <w:t xml:space="preserve"> </w:t>
      </w:r>
      <w:r>
        <w:t>des</w:t>
      </w:r>
      <w:r>
        <w:rPr>
          <w:spacing w:val="43"/>
        </w:rPr>
        <w:t xml:space="preserve"> </w:t>
      </w:r>
      <w:r>
        <w:t>Scénarios</w:t>
      </w:r>
      <w:r>
        <w:rPr>
          <w:spacing w:val="42"/>
        </w:rPr>
        <w:t xml:space="preserve"> </w:t>
      </w:r>
      <w:r>
        <w:rPr>
          <w:spacing w:val="-2"/>
        </w:rPr>
        <w:t>Typiques</w:t>
      </w:r>
    </w:p>
    <w:p w14:paraId="75C1C7F2" w14:textId="77777777" w:rsidR="007F7DC4" w:rsidRDefault="00000000">
      <w:pPr>
        <w:pStyle w:val="Corpsdetexte"/>
        <w:spacing w:before="226" w:line="252" w:lineRule="auto"/>
        <w:ind w:left="105" w:right="523" w:firstLine="351"/>
        <w:jc w:val="both"/>
      </w:pPr>
      <w:r>
        <w:rPr>
          <w:w w:val="105"/>
        </w:rPr>
        <w:t>Dans</w:t>
      </w:r>
      <w:r>
        <w:rPr>
          <w:spacing w:val="-15"/>
          <w:w w:val="105"/>
        </w:rPr>
        <w:t xml:space="preserve"> </w:t>
      </w:r>
      <w:r>
        <w:rPr>
          <w:w w:val="105"/>
        </w:rPr>
        <w:t>un</w:t>
      </w:r>
      <w:r>
        <w:rPr>
          <w:spacing w:val="-14"/>
          <w:w w:val="105"/>
        </w:rPr>
        <w:t xml:space="preserve"> </w:t>
      </w:r>
      <w:r>
        <w:rPr>
          <w:w w:val="105"/>
        </w:rPr>
        <w:t>premier</w:t>
      </w:r>
      <w:r>
        <w:rPr>
          <w:spacing w:val="-15"/>
          <w:w w:val="105"/>
        </w:rPr>
        <w:t xml:space="preserve"> </w:t>
      </w:r>
      <w:r>
        <w:rPr>
          <w:w w:val="105"/>
        </w:rPr>
        <w:t>temps,</w:t>
      </w:r>
      <w:r>
        <w:rPr>
          <w:spacing w:val="-14"/>
          <w:w w:val="105"/>
        </w:rPr>
        <w:t xml:space="preserve"> </w:t>
      </w:r>
      <w:r>
        <w:rPr>
          <w:w w:val="105"/>
        </w:rPr>
        <w:t>nous</w:t>
      </w:r>
      <w:r>
        <w:rPr>
          <w:spacing w:val="-15"/>
          <w:w w:val="105"/>
        </w:rPr>
        <w:t xml:space="preserve"> </w:t>
      </w:r>
      <w:r>
        <w:rPr>
          <w:w w:val="105"/>
        </w:rPr>
        <w:t>allons</w:t>
      </w:r>
      <w:r>
        <w:rPr>
          <w:spacing w:val="-15"/>
          <w:w w:val="105"/>
        </w:rPr>
        <w:t xml:space="preserve"> </w:t>
      </w:r>
      <w:r>
        <w:rPr>
          <w:w w:val="105"/>
        </w:rPr>
        <w:t>nous</w:t>
      </w:r>
      <w:r>
        <w:rPr>
          <w:spacing w:val="-14"/>
          <w:w w:val="105"/>
        </w:rPr>
        <w:t xml:space="preserve"> </w:t>
      </w:r>
      <w:r>
        <w:rPr>
          <w:w w:val="105"/>
        </w:rPr>
        <w:t>intéresser</w:t>
      </w:r>
      <w:r>
        <w:rPr>
          <w:spacing w:val="-15"/>
          <w:w w:val="105"/>
        </w:rPr>
        <w:t xml:space="preserve"> </w:t>
      </w:r>
      <w:r>
        <w:rPr>
          <w:w w:val="105"/>
        </w:rPr>
        <w:t>à</w:t>
      </w:r>
      <w:r>
        <w:rPr>
          <w:spacing w:val="-15"/>
          <w:w w:val="105"/>
        </w:rPr>
        <w:t xml:space="preserve"> </w:t>
      </w:r>
      <w:r>
        <w:rPr>
          <w:w w:val="105"/>
        </w:rPr>
        <w:t>un</w:t>
      </w:r>
      <w:r>
        <w:rPr>
          <w:spacing w:val="-15"/>
          <w:w w:val="105"/>
        </w:rPr>
        <w:t xml:space="preserve"> </w:t>
      </w:r>
      <w:r>
        <w:rPr>
          <w:w w:val="105"/>
        </w:rPr>
        <w:t>scénario</w:t>
      </w:r>
      <w:r>
        <w:rPr>
          <w:spacing w:val="-14"/>
          <w:w w:val="105"/>
        </w:rPr>
        <w:t xml:space="preserve"> </w:t>
      </w:r>
      <w:r>
        <w:rPr>
          <w:w w:val="105"/>
        </w:rPr>
        <w:t>typique</w:t>
      </w:r>
      <w:r>
        <w:rPr>
          <w:spacing w:val="-15"/>
          <w:w w:val="105"/>
        </w:rPr>
        <w:t xml:space="preserve"> </w:t>
      </w:r>
      <w:r>
        <w:rPr>
          <w:w w:val="105"/>
        </w:rPr>
        <w:t>auquel le système sera confronté pendant les missions.</w:t>
      </w:r>
    </w:p>
    <w:p w14:paraId="26207C9C" w14:textId="77777777" w:rsidR="007F7DC4" w:rsidRDefault="007F7DC4">
      <w:pPr>
        <w:pStyle w:val="Corpsdetexte"/>
        <w:spacing w:before="72"/>
      </w:pPr>
    </w:p>
    <w:p w14:paraId="47594383" w14:textId="77777777" w:rsidR="007F7DC4" w:rsidRDefault="00000000">
      <w:pPr>
        <w:pStyle w:val="Titre2"/>
        <w:numPr>
          <w:ilvl w:val="1"/>
          <w:numId w:val="14"/>
        </w:numPr>
        <w:tabs>
          <w:tab w:val="left" w:pos="824"/>
        </w:tabs>
        <w:spacing w:line="259" w:lineRule="auto"/>
        <w:ind w:right="526"/>
      </w:pPr>
      <w:bookmarkStart w:id="35" w:name="_bookmark5"/>
      <w:bookmarkStart w:id="36" w:name="Vérification_de_l'état_du_système_avant_"/>
      <w:bookmarkEnd w:id="35"/>
      <w:bookmarkEnd w:id="36"/>
      <w:r>
        <w:rPr>
          <w:w w:val="105"/>
        </w:rPr>
        <w:t xml:space="preserve">Vérification de l’état du système avant l’initialisation au </w:t>
      </w:r>
      <w:r>
        <w:rPr>
          <w:spacing w:val="-4"/>
          <w:w w:val="105"/>
        </w:rPr>
        <w:t>sol</w:t>
      </w:r>
    </w:p>
    <w:p w14:paraId="467FE66F" w14:textId="77777777" w:rsidR="007F7DC4" w:rsidRDefault="00000000">
      <w:pPr>
        <w:pStyle w:val="Corpsdetexte"/>
        <w:spacing w:before="128" w:line="252" w:lineRule="auto"/>
        <w:ind w:left="105" w:right="523" w:firstLine="351"/>
        <w:jc w:val="both"/>
      </w:pPr>
      <w:r>
        <w:rPr>
          <w:w w:val="105"/>
        </w:rPr>
        <w:t>La première étape consiste en la calibration et la configuration du système. Cette phase inclut la calibration des capteurs et des actionneurs ainsi que l’</w:t>
      </w:r>
      <w:proofErr w:type="spellStart"/>
      <w:r>
        <w:rPr>
          <w:w w:val="105"/>
        </w:rPr>
        <w:t>inté</w:t>
      </w:r>
      <w:proofErr w:type="spellEnd"/>
      <w:r>
        <w:rPr>
          <w:w w:val="105"/>
        </w:rPr>
        <w:t xml:space="preserve">- </w:t>
      </w:r>
      <w:proofErr w:type="spellStart"/>
      <w:r>
        <w:rPr>
          <w:w w:val="105"/>
        </w:rPr>
        <w:t>gration</w:t>
      </w:r>
      <w:proofErr w:type="spellEnd"/>
      <w:r>
        <w:rPr>
          <w:w w:val="105"/>
        </w:rPr>
        <w:t xml:space="preserve"> des paramètres spécifiques de la mission, tels que les coordonnées de la zone d’opération et les seuils opérationnels.</w:t>
      </w:r>
    </w:p>
    <w:p w14:paraId="33B8151B" w14:textId="77777777" w:rsidR="007F7DC4" w:rsidRDefault="007F7DC4">
      <w:pPr>
        <w:pStyle w:val="Corpsdetexte"/>
        <w:spacing w:before="10"/>
      </w:pPr>
    </w:p>
    <w:p w14:paraId="380E6C0D" w14:textId="77777777" w:rsidR="007F7DC4" w:rsidRDefault="00000000">
      <w:pPr>
        <w:pStyle w:val="Corpsdetexte"/>
        <w:spacing w:line="252" w:lineRule="auto"/>
        <w:ind w:left="105" w:right="524" w:firstLine="351"/>
        <w:jc w:val="both"/>
      </w:pPr>
      <w:r>
        <w:rPr>
          <w:w w:val="105"/>
        </w:rPr>
        <w:t>Par la suite, un contrôle complet des connexions est effectué. Cela comprend</w:t>
      </w:r>
      <w:r>
        <w:rPr>
          <w:spacing w:val="40"/>
          <w:w w:val="105"/>
        </w:rPr>
        <w:t xml:space="preserve"> </w:t>
      </w:r>
      <w:r>
        <w:rPr>
          <w:w w:val="105"/>
        </w:rPr>
        <w:t>la vérification du statut de l’ordinateur de bord (OBC), des niveaux de charge de</w:t>
      </w:r>
      <w:r>
        <w:rPr>
          <w:spacing w:val="40"/>
          <w:w w:val="105"/>
        </w:rPr>
        <w:t xml:space="preserve"> </w:t>
      </w:r>
      <w:r>
        <w:rPr>
          <w:w w:val="105"/>
        </w:rPr>
        <w:t>la batterie, ainsi que l’état des capteurs, afin d’assurer leur bon fonctionnement.</w:t>
      </w:r>
    </w:p>
    <w:p w14:paraId="1C53EDE4" w14:textId="77777777" w:rsidR="007F7DC4" w:rsidRDefault="007F7DC4">
      <w:pPr>
        <w:pStyle w:val="Corpsdetexte"/>
        <w:spacing w:before="10"/>
      </w:pPr>
    </w:p>
    <w:p w14:paraId="5AD9FC06" w14:textId="77777777" w:rsidR="007F7DC4" w:rsidRDefault="00000000">
      <w:pPr>
        <w:pStyle w:val="Corpsdetexte"/>
        <w:spacing w:line="252" w:lineRule="auto"/>
        <w:ind w:left="105" w:right="507" w:firstLine="351"/>
      </w:pPr>
      <w:r>
        <w:t>Une fois ces vérifications terminées, le système entre dans le protocole de "</w:t>
      </w:r>
      <w:proofErr w:type="spellStart"/>
      <w:r>
        <w:t>chro</w:t>
      </w:r>
      <w:proofErr w:type="spellEnd"/>
      <w:r>
        <w:t xml:space="preserve">- </w:t>
      </w:r>
      <w:proofErr w:type="spellStart"/>
      <w:r>
        <w:t>nologie</w:t>
      </w:r>
      <w:proofErr w:type="spellEnd"/>
      <w:r>
        <w:rPr>
          <w:spacing w:val="40"/>
        </w:rPr>
        <w:t xml:space="preserve"> </w:t>
      </w:r>
      <w:r>
        <w:t>négative",</w:t>
      </w:r>
      <w:r>
        <w:rPr>
          <w:spacing w:val="40"/>
        </w:rPr>
        <w:t xml:space="preserve"> </w:t>
      </w:r>
      <w:r>
        <w:t>qui</w:t>
      </w:r>
      <w:r>
        <w:rPr>
          <w:spacing w:val="40"/>
        </w:rPr>
        <w:t xml:space="preserve"> </w:t>
      </w:r>
      <w:r>
        <w:t>comprend</w:t>
      </w:r>
      <w:r>
        <w:rPr>
          <w:spacing w:val="40"/>
        </w:rPr>
        <w:t xml:space="preserve"> </w:t>
      </w:r>
      <w:r>
        <w:t>les</w:t>
      </w:r>
      <w:r>
        <w:rPr>
          <w:spacing w:val="40"/>
        </w:rPr>
        <w:t xml:space="preserve"> </w:t>
      </w:r>
      <w:r>
        <w:t>étapes</w:t>
      </w:r>
      <w:r>
        <w:rPr>
          <w:spacing w:val="40"/>
        </w:rPr>
        <w:t xml:space="preserve"> </w:t>
      </w:r>
      <w:r>
        <w:t>suivantes</w:t>
      </w:r>
      <w:r>
        <w:rPr>
          <w:spacing w:val="40"/>
        </w:rPr>
        <w:t xml:space="preserve"> </w:t>
      </w:r>
      <w:r>
        <w:t>:</w:t>
      </w:r>
    </w:p>
    <w:p w14:paraId="77A654DB" w14:textId="77777777" w:rsidR="007F7DC4" w:rsidRDefault="00000000">
      <w:pPr>
        <w:pStyle w:val="Paragraphedeliste"/>
        <w:numPr>
          <w:ilvl w:val="0"/>
          <w:numId w:val="12"/>
        </w:numPr>
        <w:tabs>
          <w:tab w:val="left" w:pos="691"/>
        </w:tabs>
        <w:spacing w:before="56"/>
        <w:ind w:hanging="351"/>
      </w:pPr>
      <w:r>
        <w:rPr>
          <w:w w:val="105"/>
          <w:sz w:val="24"/>
        </w:rPr>
        <w:t>Mise</w:t>
      </w:r>
      <w:r>
        <w:rPr>
          <w:spacing w:val="3"/>
          <w:w w:val="105"/>
          <w:sz w:val="24"/>
        </w:rPr>
        <w:t xml:space="preserve"> </w:t>
      </w:r>
      <w:r>
        <w:rPr>
          <w:w w:val="105"/>
          <w:sz w:val="24"/>
        </w:rPr>
        <w:t>hors</w:t>
      </w:r>
      <w:r>
        <w:rPr>
          <w:spacing w:val="4"/>
          <w:w w:val="105"/>
          <w:sz w:val="24"/>
        </w:rPr>
        <w:t xml:space="preserve"> </w:t>
      </w:r>
      <w:r>
        <w:rPr>
          <w:w w:val="105"/>
          <w:sz w:val="24"/>
        </w:rPr>
        <w:t>tension</w:t>
      </w:r>
      <w:r>
        <w:rPr>
          <w:spacing w:val="5"/>
          <w:w w:val="105"/>
          <w:sz w:val="24"/>
        </w:rPr>
        <w:t xml:space="preserve"> </w:t>
      </w:r>
      <w:r>
        <w:rPr>
          <w:w w:val="105"/>
          <w:sz w:val="24"/>
        </w:rPr>
        <w:t>complète</w:t>
      </w:r>
      <w:r>
        <w:rPr>
          <w:spacing w:val="4"/>
          <w:w w:val="105"/>
          <w:sz w:val="24"/>
        </w:rPr>
        <w:t xml:space="preserve"> </w:t>
      </w:r>
      <w:r>
        <w:rPr>
          <w:w w:val="105"/>
          <w:sz w:val="24"/>
        </w:rPr>
        <w:t>du</w:t>
      </w:r>
      <w:r>
        <w:rPr>
          <w:spacing w:val="4"/>
          <w:w w:val="105"/>
          <w:sz w:val="24"/>
        </w:rPr>
        <w:t xml:space="preserve"> </w:t>
      </w:r>
      <w:r>
        <w:rPr>
          <w:spacing w:val="-2"/>
          <w:w w:val="105"/>
          <w:sz w:val="24"/>
        </w:rPr>
        <w:t>boîtier.</w:t>
      </w:r>
    </w:p>
    <w:p w14:paraId="43125E3A" w14:textId="77777777" w:rsidR="007F7DC4" w:rsidRDefault="00000000">
      <w:pPr>
        <w:pStyle w:val="Paragraphedeliste"/>
        <w:numPr>
          <w:ilvl w:val="0"/>
          <w:numId w:val="12"/>
        </w:numPr>
        <w:tabs>
          <w:tab w:val="left" w:pos="691"/>
        </w:tabs>
        <w:spacing w:before="70" w:line="252" w:lineRule="auto"/>
        <w:ind w:right="523"/>
      </w:pPr>
      <w:r>
        <w:rPr>
          <w:w w:val="105"/>
          <w:sz w:val="24"/>
        </w:rPr>
        <w:t>Inspection</w:t>
      </w:r>
      <w:r>
        <w:rPr>
          <w:spacing w:val="-13"/>
          <w:w w:val="105"/>
          <w:sz w:val="24"/>
        </w:rPr>
        <w:t xml:space="preserve"> </w:t>
      </w:r>
      <w:r>
        <w:rPr>
          <w:w w:val="105"/>
          <w:sz w:val="24"/>
        </w:rPr>
        <w:t>des</w:t>
      </w:r>
      <w:r>
        <w:rPr>
          <w:spacing w:val="-12"/>
          <w:w w:val="105"/>
          <w:sz w:val="24"/>
        </w:rPr>
        <w:t xml:space="preserve"> </w:t>
      </w:r>
      <w:r>
        <w:rPr>
          <w:w w:val="105"/>
          <w:sz w:val="24"/>
        </w:rPr>
        <w:t>branchements</w:t>
      </w:r>
      <w:r>
        <w:rPr>
          <w:spacing w:val="-12"/>
          <w:w w:val="105"/>
          <w:sz w:val="24"/>
        </w:rPr>
        <w:t xml:space="preserve"> </w:t>
      </w:r>
      <w:r>
        <w:rPr>
          <w:w w:val="105"/>
          <w:sz w:val="24"/>
        </w:rPr>
        <w:t>électriques</w:t>
      </w:r>
      <w:r>
        <w:rPr>
          <w:spacing w:val="-12"/>
          <w:w w:val="105"/>
          <w:sz w:val="24"/>
        </w:rPr>
        <w:t xml:space="preserve"> </w:t>
      </w:r>
      <w:r>
        <w:rPr>
          <w:w w:val="105"/>
          <w:sz w:val="24"/>
        </w:rPr>
        <w:t>et</w:t>
      </w:r>
      <w:r>
        <w:rPr>
          <w:spacing w:val="-13"/>
          <w:w w:val="105"/>
          <w:sz w:val="24"/>
        </w:rPr>
        <w:t xml:space="preserve"> </w:t>
      </w:r>
      <w:r>
        <w:rPr>
          <w:w w:val="105"/>
          <w:sz w:val="24"/>
        </w:rPr>
        <w:t>du</w:t>
      </w:r>
      <w:r>
        <w:rPr>
          <w:spacing w:val="-13"/>
          <w:w w:val="105"/>
          <w:sz w:val="24"/>
        </w:rPr>
        <w:t xml:space="preserve"> </w:t>
      </w:r>
      <w:r>
        <w:rPr>
          <w:w w:val="105"/>
          <w:sz w:val="24"/>
        </w:rPr>
        <w:t>harnais</w:t>
      </w:r>
      <w:r>
        <w:rPr>
          <w:spacing w:val="-12"/>
          <w:w w:val="105"/>
          <w:sz w:val="24"/>
        </w:rPr>
        <w:t xml:space="preserve"> </w:t>
      </w:r>
      <w:r>
        <w:rPr>
          <w:w w:val="105"/>
          <w:sz w:val="24"/>
        </w:rPr>
        <w:t>pour</w:t>
      </w:r>
      <w:r>
        <w:rPr>
          <w:spacing w:val="-13"/>
          <w:w w:val="105"/>
          <w:sz w:val="24"/>
        </w:rPr>
        <w:t xml:space="preserve"> </w:t>
      </w:r>
      <w:r>
        <w:rPr>
          <w:w w:val="105"/>
          <w:sz w:val="24"/>
        </w:rPr>
        <w:t>vérifier</w:t>
      </w:r>
      <w:r>
        <w:rPr>
          <w:spacing w:val="-13"/>
          <w:w w:val="105"/>
          <w:sz w:val="24"/>
        </w:rPr>
        <w:t xml:space="preserve"> </w:t>
      </w:r>
      <w:r>
        <w:rPr>
          <w:w w:val="105"/>
          <w:sz w:val="24"/>
        </w:rPr>
        <w:t>la</w:t>
      </w:r>
      <w:r>
        <w:rPr>
          <w:spacing w:val="-12"/>
          <w:w w:val="105"/>
          <w:sz w:val="24"/>
        </w:rPr>
        <w:t xml:space="preserve"> </w:t>
      </w:r>
      <w:r>
        <w:rPr>
          <w:w w:val="105"/>
          <w:sz w:val="24"/>
        </w:rPr>
        <w:t>sécurité des connexions.</w:t>
      </w:r>
    </w:p>
    <w:p w14:paraId="32B5BCE6" w14:textId="77777777" w:rsidR="007F7DC4" w:rsidRDefault="00000000">
      <w:pPr>
        <w:pStyle w:val="Paragraphedeliste"/>
        <w:numPr>
          <w:ilvl w:val="0"/>
          <w:numId w:val="12"/>
        </w:numPr>
        <w:tabs>
          <w:tab w:val="left" w:pos="691"/>
        </w:tabs>
        <w:spacing w:before="56"/>
        <w:ind w:hanging="351"/>
      </w:pPr>
      <w:r>
        <w:rPr>
          <w:w w:val="105"/>
          <w:sz w:val="24"/>
        </w:rPr>
        <w:t>Remise</w:t>
      </w:r>
      <w:r>
        <w:rPr>
          <w:spacing w:val="6"/>
          <w:w w:val="105"/>
          <w:sz w:val="24"/>
        </w:rPr>
        <w:t xml:space="preserve"> </w:t>
      </w:r>
      <w:r>
        <w:rPr>
          <w:w w:val="105"/>
          <w:sz w:val="24"/>
        </w:rPr>
        <w:t>sous</w:t>
      </w:r>
      <w:r>
        <w:rPr>
          <w:spacing w:val="6"/>
          <w:w w:val="105"/>
          <w:sz w:val="24"/>
        </w:rPr>
        <w:t xml:space="preserve"> </w:t>
      </w:r>
      <w:r>
        <w:rPr>
          <w:w w:val="105"/>
          <w:sz w:val="24"/>
        </w:rPr>
        <w:t>tension</w:t>
      </w:r>
      <w:r>
        <w:rPr>
          <w:spacing w:val="7"/>
          <w:w w:val="105"/>
          <w:sz w:val="24"/>
        </w:rPr>
        <w:t xml:space="preserve"> </w:t>
      </w:r>
      <w:r>
        <w:rPr>
          <w:w w:val="105"/>
          <w:sz w:val="24"/>
        </w:rPr>
        <w:t>du</w:t>
      </w:r>
      <w:r>
        <w:rPr>
          <w:spacing w:val="7"/>
          <w:w w:val="105"/>
          <w:sz w:val="24"/>
        </w:rPr>
        <w:t xml:space="preserve"> </w:t>
      </w:r>
      <w:r>
        <w:rPr>
          <w:w w:val="105"/>
          <w:sz w:val="24"/>
        </w:rPr>
        <w:t>boîtier</w:t>
      </w:r>
      <w:r>
        <w:rPr>
          <w:spacing w:val="7"/>
          <w:w w:val="105"/>
          <w:sz w:val="24"/>
        </w:rPr>
        <w:t xml:space="preserve"> </w:t>
      </w:r>
      <w:r>
        <w:rPr>
          <w:w w:val="105"/>
          <w:sz w:val="24"/>
        </w:rPr>
        <w:t>après</w:t>
      </w:r>
      <w:r>
        <w:rPr>
          <w:spacing w:val="6"/>
          <w:w w:val="105"/>
          <w:sz w:val="24"/>
        </w:rPr>
        <w:t xml:space="preserve"> </w:t>
      </w:r>
      <w:r>
        <w:rPr>
          <w:w w:val="105"/>
          <w:sz w:val="24"/>
        </w:rPr>
        <w:t>validation</w:t>
      </w:r>
      <w:r>
        <w:rPr>
          <w:spacing w:val="7"/>
          <w:w w:val="105"/>
          <w:sz w:val="24"/>
        </w:rPr>
        <w:t xml:space="preserve"> </w:t>
      </w:r>
      <w:r>
        <w:rPr>
          <w:w w:val="105"/>
          <w:sz w:val="24"/>
        </w:rPr>
        <w:t>des</w:t>
      </w:r>
      <w:r>
        <w:rPr>
          <w:spacing w:val="6"/>
          <w:w w:val="105"/>
          <w:sz w:val="24"/>
        </w:rPr>
        <w:t xml:space="preserve"> </w:t>
      </w:r>
      <w:r>
        <w:rPr>
          <w:spacing w:val="-2"/>
          <w:w w:val="105"/>
          <w:sz w:val="24"/>
        </w:rPr>
        <w:t>vérifications.</w:t>
      </w:r>
    </w:p>
    <w:p w14:paraId="011C97A1" w14:textId="77777777" w:rsidR="007F7DC4" w:rsidRDefault="007F7DC4">
      <w:pPr>
        <w:pStyle w:val="Corpsdetexte"/>
        <w:spacing w:before="87"/>
      </w:pPr>
    </w:p>
    <w:p w14:paraId="40F1A752" w14:textId="77777777" w:rsidR="007F7DC4" w:rsidRDefault="00000000">
      <w:pPr>
        <w:pStyle w:val="Titre2"/>
        <w:numPr>
          <w:ilvl w:val="1"/>
          <w:numId w:val="14"/>
        </w:numPr>
        <w:tabs>
          <w:tab w:val="left" w:pos="824"/>
        </w:tabs>
        <w:spacing w:line="259" w:lineRule="auto"/>
        <w:ind w:right="524"/>
      </w:pPr>
      <w:bookmarkStart w:id="37" w:name="_bookmark6"/>
      <w:bookmarkStart w:id="38" w:name="Vérification_de_l'état_du_système_après_"/>
      <w:bookmarkEnd w:id="37"/>
      <w:bookmarkEnd w:id="38"/>
      <w:r>
        <w:rPr>
          <w:w w:val="105"/>
        </w:rPr>
        <w:t>Vérification de l’état du système après la réinitialisation au</w:t>
      </w:r>
      <w:r>
        <w:rPr>
          <w:spacing w:val="40"/>
          <w:w w:val="105"/>
        </w:rPr>
        <w:t xml:space="preserve"> </w:t>
      </w:r>
      <w:r>
        <w:rPr>
          <w:w w:val="105"/>
        </w:rPr>
        <w:t>sol</w:t>
      </w:r>
    </w:p>
    <w:p w14:paraId="11ACD899" w14:textId="77777777" w:rsidR="007F7DC4" w:rsidRDefault="00000000">
      <w:pPr>
        <w:pStyle w:val="Corpsdetexte"/>
        <w:spacing w:before="128" w:line="252" w:lineRule="auto"/>
        <w:ind w:left="105" w:right="523" w:firstLine="351"/>
        <w:jc w:val="both"/>
      </w:pPr>
      <w:r>
        <w:rPr>
          <w:w w:val="105"/>
        </w:rPr>
        <w:t>Après la vérification complète de l’état du système, le processus d’acquisition des</w:t>
      </w:r>
      <w:r>
        <w:rPr>
          <w:spacing w:val="-5"/>
          <w:w w:val="105"/>
        </w:rPr>
        <w:t xml:space="preserve"> </w:t>
      </w:r>
      <w:r>
        <w:rPr>
          <w:w w:val="105"/>
        </w:rPr>
        <w:t>données</w:t>
      </w:r>
      <w:r>
        <w:rPr>
          <w:spacing w:val="-5"/>
          <w:w w:val="105"/>
        </w:rPr>
        <w:t xml:space="preserve"> </w:t>
      </w:r>
      <w:r>
        <w:rPr>
          <w:w w:val="105"/>
        </w:rPr>
        <w:t>est</w:t>
      </w:r>
      <w:r>
        <w:rPr>
          <w:spacing w:val="-5"/>
          <w:w w:val="105"/>
        </w:rPr>
        <w:t xml:space="preserve"> </w:t>
      </w:r>
      <w:r>
        <w:rPr>
          <w:w w:val="105"/>
        </w:rPr>
        <w:t>lancé.</w:t>
      </w:r>
      <w:r>
        <w:rPr>
          <w:spacing w:val="-5"/>
          <w:w w:val="105"/>
        </w:rPr>
        <w:t xml:space="preserve"> </w:t>
      </w:r>
      <w:r>
        <w:rPr>
          <w:w w:val="105"/>
        </w:rPr>
        <w:t>Les</w:t>
      </w:r>
      <w:r>
        <w:rPr>
          <w:spacing w:val="-5"/>
          <w:w w:val="105"/>
        </w:rPr>
        <w:t xml:space="preserve"> </w:t>
      </w:r>
      <w:r>
        <w:rPr>
          <w:w w:val="105"/>
        </w:rPr>
        <w:t>capteurs</w:t>
      </w:r>
      <w:r>
        <w:rPr>
          <w:spacing w:val="-5"/>
          <w:w w:val="105"/>
        </w:rPr>
        <w:t xml:space="preserve"> </w:t>
      </w:r>
      <w:r>
        <w:rPr>
          <w:w w:val="105"/>
        </w:rPr>
        <w:t>sont</w:t>
      </w:r>
      <w:r>
        <w:rPr>
          <w:spacing w:val="-5"/>
          <w:w w:val="105"/>
        </w:rPr>
        <w:t xml:space="preserve"> </w:t>
      </w:r>
      <w:r>
        <w:rPr>
          <w:w w:val="105"/>
        </w:rPr>
        <w:t>activés.</w:t>
      </w:r>
      <w:r>
        <w:rPr>
          <w:spacing w:val="-4"/>
          <w:w w:val="105"/>
        </w:rPr>
        <w:t xml:space="preserve"> </w:t>
      </w:r>
      <w:r>
        <w:rPr>
          <w:w w:val="105"/>
        </w:rPr>
        <w:t>Les</w:t>
      </w:r>
      <w:r>
        <w:rPr>
          <w:spacing w:val="-4"/>
          <w:w w:val="105"/>
        </w:rPr>
        <w:t xml:space="preserve"> </w:t>
      </w:r>
      <w:r>
        <w:rPr>
          <w:w w:val="105"/>
        </w:rPr>
        <w:t>données</w:t>
      </w:r>
      <w:r>
        <w:rPr>
          <w:spacing w:val="-5"/>
          <w:w w:val="105"/>
        </w:rPr>
        <w:t xml:space="preserve"> </w:t>
      </w:r>
      <w:r>
        <w:rPr>
          <w:w w:val="105"/>
        </w:rPr>
        <w:t>acquises</w:t>
      </w:r>
      <w:r>
        <w:rPr>
          <w:spacing w:val="-5"/>
          <w:w w:val="105"/>
        </w:rPr>
        <w:t xml:space="preserve"> </w:t>
      </w:r>
      <w:r>
        <w:rPr>
          <w:w w:val="105"/>
        </w:rPr>
        <w:t>sont</w:t>
      </w:r>
      <w:r>
        <w:rPr>
          <w:spacing w:val="-5"/>
          <w:w w:val="105"/>
        </w:rPr>
        <w:t xml:space="preserve"> </w:t>
      </w:r>
      <w:r>
        <w:rPr>
          <w:w w:val="105"/>
        </w:rPr>
        <w:t>ensuite stockées en mémoire.</w:t>
      </w:r>
    </w:p>
    <w:p w14:paraId="2EFE226D" w14:textId="77777777" w:rsidR="007F7DC4" w:rsidRDefault="007F7DC4">
      <w:pPr>
        <w:pStyle w:val="Corpsdetexte"/>
        <w:spacing w:before="11"/>
      </w:pPr>
    </w:p>
    <w:p w14:paraId="667B75F4" w14:textId="77777777" w:rsidR="007F7DC4" w:rsidRDefault="00000000">
      <w:pPr>
        <w:pStyle w:val="Corpsdetexte"/>
        <w:spacing w:line="252" w:lineRule="auto"/>
        <w:ind w:left="105" w:right="523" w:firstLine="351"/>
        <w:jc w:val="both"/>
      </w:pPr>
      <w:r>
        <w:rPr>
          <w:w w:val="105"/>
        </w:rPr>
        <w:t>Cette phase est d’une importance critique car elle garantit la traçabilité des événements</w:t>
      </w:r>
      <w:r>
        <w:rPr>
          <w:spacing w:val="-2"/>
          <w:w w:val="105"/>
        </w:rPr>
        <w:t xml:space="preserve"> </w:t>
      </w:r>
      <w:r>
        <w:rPr>
          <w:w w:val="105"/>
        </w:rPr>
        <w:t>de</w:t>
      </w:r>
      <w:r>
        <w:rPr>
          <w:spacing w:val="-2"/>
          <w:w w:val="105"/>
        </w:rPr>
        <w:t xml:space="preserve"> </w:t>
      </w:r>
      <w:r>
        <w:rPr>
          <w:w w:val="105"/>
        </w:rPr>
        <w:t>la</w:t>
      </w:r>
      <w:r>
        <w:rPr>
          <w:spacing w:val="-2"/>
          <w:w w:val="105"/>
        </w:rPr>
        <w:t xml:space="preserve"> </w:t>
      </w:r>
      <w:r>
        <w:rPr>
          <w:w w:val="105"/>
        </w:rPr>
        <w:t>mission</w:t>
      </w:r>
      <w:r>
        <w:rPr>
          <w:spacing w:val="-2"/>
          <w:w w:val="105"/>
        </w:rPr>
        <w:t xml:space="preserve"> </w:t>
      </w:r>
      <w:r>
        <w:rPr>
          <w:w w:val="105"/>
        </w:rPr>
        <w:t>en</w:t>
      </w:r>
      <w:r>
        <w:rPr>
          <w:spacing w:val="-2"/>
          <w:w w:val="105"/>
        </w:rPr>
        <w:t xml:space="preserve"> </w:t>
      </w:r>
      <w:r>
        <w:rPr>
          <w:w w:val="105"/>
        </w:rPr>
        <w:t>fournissant</w:t>
      </w:r>
      <w:r>
        <w:rPr>
          <w:spacing w:val="-2"/>
          <w:w w:val="105"/>
        </w:rPr>
        <w:t xml:space="preserve"> </w:t>
      </w:r>
      <w:r>
        <w:rPr>
          <w:w w:val="105"/>
        </w:rPr>
        <w:t>des</w:t>
      </w:r>
      <w:r>
        <w:rPr>
          <w:spacing w:val="-2"/>
          <w:w w:val="105"/>
        </w:rPr>
        <w:t xml:space="preserve"> </w:t>
      </w:r>
      <w:r>
        <w:rPr>
          <w:w w:val="105"/>
        </w:rPr>
        <w:t>données</w:t>
      </w:r>
      <w:r>
        <w:rPr>
          <w:spacing w:val="-2"/>
          <w:w w:val="105"/>
        </w:rPr>
        <w:t xml:space="preserve"> </w:t>
      </w:r>
      <w:r>
        <w:rPr>
          <w:w w:val="105"/>
        </w:rPr>
        <w:t>nécessaires</w:t>
      </w:r>
      <w:r>
        <w:rPr>
          <w:spacing w:val="-2"/>
          <w:w w:val="105"/>
        </w:rPr>
        <w:t xml:space="preserve"> </w:t>
      </w:r>
      <w:r>
        <w:rPr>
          <w:w w:val="105"/>
        </w:rPr>
        <w:t>pour</w:t>
      </w:r>
      <w:r>
        <w:rPr>
          <w:spacing w:val="-2"/>
          <w:w w:val="105"/>
        </w:rPr>
        <w:t xml:space="preserve"> </w:t>
      </w:r>
      <w:r>
        <w:rPr>
          <w:w w:val="105"/>
        </w:rPr>
        <w:t>une</w:t>
      </w:r>
      <w:r>
        <w:rPr>
          <w:spacing w:val="-2"/>
          <w:w w:val="105"/>
        </w:rPr>
        <w:t xml:space="preserve"> </w:t>
      </w:r>
      <w:r>
        <w:rPr>
          <w:w w:val="105"/>
        </w:rPr>
        <w:t>analyse rétrospective et un retour d’expérience détaillé de la mission.</w:t>
      </w:r>
    </w:p>
    <w:p w14:paraId="296900FC" w14:textId="77777777" w:rsidR="007F7DC4" w:rsidRDefault="007F7DC4">
      <w:pPr>
        <w:pStyle w:val="Corpsdetexte"/>
        <w:spacing w:before="10"/>
      </w:pPr>
    </w:p>
    <w:p w14:paraId="3C579A3D" w14:textId="77777777" w:rsidR="007F7DC4" w:rsidRDefault="00000000">
      <w:pPr>
        <w:spacing w:line="252" w:lineRule="auto"/>
        <w:ind w:left="105" w:right="507" w:firstLine="351"/>
      </w:pPr>
      <w:r>
        <w:rPr>
          <w:i/>
          <w:sz w:val="24"/>
          <w:u w:val="single"/>
        </w:rPr>
        <w:t>Remarque</w:t>
      </w:r>
      <w:r>
        <w:rPr>
          <w:i/>
          <w:spacing w:val="40"/>
          <w:sz w:val="24"/>
        </w:rPr>
        <w:t xml:space="preserve"> </w:t>
      </w:r>
      <w:r>
        <w:rPr>
          <w:i/>
          <w:sz w:val="24"/>
        </w:rPr>
        <w:t>:</w:t>
      </w:r>
      <w:r>
        <w:rPr>
          <w:i/>
          <w:spacing w:val="40"/>
          <w:sz w:val="24"/>
        </w:rPr>
        <w:t xml:space="preserve"> </w:t>
      </w:r>
      <w:r>
        <w:rPr>
          <w:i/>
          <w:sz w:val="24"/>
        </w:rPr>
        <w:t>La</w:t>
      </w:r>
      <w:r>
        <w:rPr>
          <w:i/>
          <w:spacing w:val="40"/>
          <w:sz w:val="24"/>
        </w:rPr>
        <w:t xml:space="preserve"> </w:t>
      </w:r>
      <w:r>
        <w:rPr>
          <w:i/>
          <w:sz w:val="24"/>
        </w:rPr>
        <w:t>surveillance</w:t>
      </w:r>
      <w:r>
        <w:rPr>
          <w:i/>
          <w:spacing w:val="40"/>
          <w:sz w:val="24"/>
        </w:rPr>
        <w:t xml:space="preserve"> </w:t>
      </w:r>
      <w:r>
        <w:rPr>
          <w:i/>
          <w:sz w:val="24"/>
        </w:rPr>
        <w:t>de</w:t>
      </w:r>
      <w:r>
        <w:rPr>
          <w:i/>
          <w:spacing w:val="40"/>
          <w:sz w:val="24"/>
        </w:rPr>
        <w:t xml:space="preserve"> </w:t>
      </w:r>
      <w:r>
        <w:rPr>
          <w:i/>
          <w:sz w:val="24"/>
        </w:rPr>
        <w:t>la</w:t>
      </w:r>
      <w:r>
        <w:rPr>
          <w:i/>
          <w:spacing w:val="40"/>
          <w:sz w:val="24"/>
        </w:rPr>
        <w:t xml:space="preserve"> </w:t>
      </w:r>
      <w:r>
        <w:rPr>
          <w:i/>
          <w:sz w:val="24"/>
        </w:rPr>
        <w:t>bonne</w:t>
      </w:r>
      <w:r>
        <w:rPr>
          <w:i/>
          <w:spacing w:val="40"/>
          <w:sz w:val="24"/>
        </w:rPr>
        <w:t xml:space="preserve"> </w:t>
      </w:r>
      <w:r>
        <w:rPr>
          <w:i/>
          <w:sz w:val="24"/>
        </w:rPr>
        <w:t>acquisition</w:t>
      </w:r>
      <w:r>
        <w:rPr>
          <w:i/>
          <w:spacing w:val="40"/>
          <w:sz w:val="24"/>
        </w:rPr>
        <w:t xml:space="preserve"> </w:t>
      </w:r>
      <w:r>
        <w:rPr>
          <w:i/>
          <w:sz w:val="24"/>
        </w:rPr>
        <w:t>des</w:t>
      </w:r>
      <w:r>
        <w:rPr>
          <w:i/>
          <w:spacing w:val="40"/>
          <w:sz w:val="24"/>
        </w:rPr>
        <w:t xml:space="preserve"> </w:t>
      </w:r>
      <w:r>
        <w:rPr>
          <w:i/>
          <w:sz w:val="24"/>
        </w:rPr>
        <w:t>données</w:t>
      </w:r>
      <w:r>
        <w:rPr>
          <w:i/>
          <w:spacing w:val="40"/>
          <w:sz w:val="24"/>
        </w:rPr>
        <w:t xml:space="preserve"> </w:t>
      </w:r>
      <w:proofErr w:type="gramStart"/>
      <w:r>
        <w:rPr>
          <w:i/>
          <w:sz w:val="24"/>
        </w:rPr>
        <w:t>pourrai</w:t>
      </w:r>
      <w:proofErr w:type="gramEnd"/>
      <w:del w:id="39" w:author="Mirc Frederi" w:date="2025-01-06T10:22:00Z">
        <w:r>
          <w:rPr>
            <w:i/>
            <w:sz w:val="24"/>
          </w:rPr>
          <w:delText>en</w:delText>
        </w:r>
      </w:del>
      <w:r>
        <w:rPr>
          <w:i/>
          <w:sz w:val="24"/>
        </w:rPr>
        <w:t>t</w:t>
      </w:r>
      <w:r>
        <w:rPr>
          <w:i/>
          <w:spacing w:val="40"/>
          <w:sz w:val="24"/>
        </w:rPr>
        <w:t xml:space="preserve"> </w:t>
      </w:r>
      <w:r>
        <w:rPr>
          <w:i/>
          <w:sz w:val="24"/>
        </w:rPr>
        <w:t>même</w:t>
      </w:r>
      <w:r>
        <w:rPr>
          <w:i/>
          <w:spacing w:val="40"/>
          <w:sz w:val="24"/>
        </w:rPr>
        <w:t xml:space="preserve"> </w:t>
      </w:r>
      <w:r>
        <w:rPr>
          <w:i/>
          <w:sz w:val="24"/>
        </w:rPr>
        <w:t>permettre</w:t>
      </w:r>
      <w:r>
        <w:rPr>
          <w:i/>
          <w:spacing w:val="40"/>
          <w:sz w:val="24"/>
        </w:rPr>
        <w:t xml:space="preserve"> </w:t>
      </w:r>
      <w:r>
        <w:rPr>
          <w:i/>
          <w:sz w:val="24"/>
        </w:rPr>
        <w:t>de</w:t>
      </w:r>
      <w:r>
        <w:rPr>
          <w:i/>
          <w:spacing w:val="40"/>
          <w:sz w:val="24"/>
        </w:rPr>
        <w:t xml:space="preserve"> </w:t>
      </w:r>
      <w:r>
        <w:rPr>
          <w:i/>
          <w:sz w:val="24"/>
        </w:rPr>
        <w:t>détecter</w:t>
      </w:r>
      <w:r>
        <w:rPr>
          <w:i/>
          <w:spacing w:val="40"/>
          <w:sz w:val="24"/>
        </w:rPr>
        <w:t xml:space="preserve"> </w:t>
      </w:r>
      <w:r>
        <w:rPr>
          <w:i/>
          <w:sz w:val="24"/>
        </w:rPr>
        <w:t>un</w:t>
      </w:r>
      <w:r>
        <w:rPr>
          <w:i/>
          <w:spacing w:val="40"/>
          <w:sz w:val="24"/>
        </w:rPr>
        <w:t xml:space="preserve"> </w:t>
      </w:r>
      <w:r>
        <w:rPr>
          <w:i/>
          <w:sz w:val="24"/>
        </w:rPr>
        <w:t>souci</w:t>
      </w:r>
      <w:r>
        <w:rPr>
          <w:i/>
          <w:spacing w:val="40"/>
          <w:sz w:val="24"/>
        </w:rPr>
        <w:t xml:space="preserve"> </w:t>
      </w:r>
      <w:r>
        <w:rPr>
          <w:i/>
          <w:sz w:val="24"/>
        </w:rPr>
        <w:t>de</w:t>
      </w:r>
      <w:r>
        <w:rPr>
          <w:i/>
          <w:spacing w:val="40"/>
          <w:sz w:val="24"/>
        </w:rPr>
        <w:t xml:space="preserve"> </w:t>
      </w:r>
      <w:r>
        <w:rPr>
          <w:i/>
          <w:sz w:val="24"/>
        </w:rPr>
        <w:t>déventement</w:t>
      </w:r>
      <w:r>
        <w:rPr>
          <w:i/>
          <w:spacing w:val="40"/>
          <w:sz w:val="24"/>
        </w:rPr>
        <w:t xml:space="preserve"> </w:t>
      </w:r>
      <w:r>
        <w:rPr>
          <w:i/>
          <w:sz w:val="24"/>
        </w:rPr>
        <w:t>pendant</w:t>
      </w:r>
      <w:r>
        <w:rPr>
          <w:i/>
          <w:spacing w:val="40"/>
          <w:sz w:val="24"/>
        </w:rPr>
        <w:t xml:space="preserve"> </w:t>
      </w:r>
      <w:r>
        <w:rPr>
          <w:i/>
          <w:sz w:val="24"/>
        </w:rPr>
        <w:t>le</w:t>
      </w:r>
      <w:r>
        <w:rPr>
          <w:i/>
          <w:spacing w:val="40"/>
          <w:sz w:val="24"/>
        </w:rPr>
        <w:t xml:space="preserve"> </w:t>
      </w:r>
      <w:r>
        <w:rPr>
          <w:i/>
          <w:sz w:val="24"/>
        </w:rPr>
        <w:t>vol</w:t>
      </w:r>
      <w:r>
        <w:rPr>
          <w:i/>
          <w:spacing w:val="40"/>
          <w:sz w:val="24"/>
        </w:rPr>
        <w:t xml:space="preserve"> </w:t>
      </w:r>
      <w:r>
        <w:rPr>
          <w:i/>
          <w:sz w:val="24"/>
        </w:rPr>
        <w:t>voire</w:t>
      </w:r>
      <w:r>
        <w:rPr>
          <w:i/>
          <w:spacing w:val="40"/>
          <w:sz w:val="24"/>
        </w:rPr>
        <w:t xml:space="preserve"> </w:t>
      </w:r>
      <w:r>
        <w:rPr>
          <w:i/>
          <w:sz w:val="24"/>
        </w:rPr>
        <w:t>au</w:t>
      </w:r>
      <w:r>
        <w:rPr>
          <w:i/>
          <w:spacing w:val="40"/>
          <w:sz w:val="24"/>
        </w:rPr>
        <w:t xml:space="preserve"> </w:t>
      </w:r>
      <w:r>
        <w:rPr>
          <w:i/>
          <w:sz w:val="24"/>
        </w:rPr>
        <w:t>sol.</w:t>
      </w:r>
    </w:p>
    <w:p w14:paraId="07C4F612" w14:textId="77777777" w:rsidR="007F7DC4" w:rsidRDefault="007F7DC4">
      <w:pPr>
        <w:pStyle w:val="Corpsdetexte"/>
        <w:spacing w:before="72"/>
        <w:rPr>
          <w:i/>
        </w:rPr>
      </w:pPr>
    </w:p>
    <w:p w14:paraId="2A20D733" w14:textId="77777777" w:rsidR="007F7DC4" w:rsidRDefault="00000000">
      <w:pPr>
        <w:pStyle w:val="Titre2"/>
        <w:numPr>
          <w:ilvl w:val="1"/>
          <w:numId w:val="14"/>
        </w:numPr>
        <w:tabs>
          <w:tab w:val="left" w:pos="824"/>
        </w:tabs>
      </w:pPr>
      <w:bookmarkStart w:id="40" w:name="_bookmark7"/>
      <w:bookmarkStart w:id="41" w:name="Autorisation_de_déventement_venant_du_so"/>
      <w:bookmarkEnd w:id="40"/>
      <w:bookmarkEnd w:id="41"/>
      <w:r>
        <w:rPr>
          <w:w w:val="105"/>
        </w:rPr>
        <w:t>Autorisation</w:t>
      </w:r>
      <w:r>
        <w:rPr>
          <w:spacing w:val="26"/>
          <w:w w:val="105"/>
        </w:rPr>
        <w:t xml:space="preserve"> </w:t>
      </w:r>
      <w:r>
        <w:rPr>
          <w:w w:val="105"/>
        </w:rPr>
        <w:t>de</w:t>
      </w:r>
      <w:r>
        <w:rPr>
          <w:spacing w:val="26"/>
          <w:w w:val="105"/>
        </w:rPr>
        <w:t xml:space="preserve"> </w:t>
      </w:r>
      <w:r>
        <w:rPr>
          <w:w w:val="105"/>
        </w:rPr>
        <w:t>déventement</w:t>
      </w:r>
      <w:r>
        <w:rPr>
          <w:spacing w:val="26"/>
          <w:w w:val="105"/>
        </w:rPr>
        <w:t xml:space="preserve"> </w:t>
      </w:r>
      <w:r>
        <w:rPr>
          <w:w w:val="105"/>
        </w:rPr>
        <w:t>venant</w:t>
      </w:r>
      <w:r>
        <w:rPr>
          <w:spacing w:val="26"/>
          <w:w w:val="105"/>
        </w:rPr>
        <w:t xml:space="preserve"> </w:t>
      </w:r>
      <w:r>
        <w:rPr>
          <w:w w:val="105"/>
        </w:rPr>
        <w:t>du</w:t>
      </w:r>
      <w:r>
        <w:rPr>
          <w:spacing w:val="26"/>
          <w:w w:val="105"/>
        </w:rPr>
        <w:t xml:space="preserve"> </w:t>
      </w:r>
      <w:r>
        <w:rPr>
          <w:spacing w:val="-5"/>
          <w:w w:val="105"/>
        </w:rPr>
        <w:t>sol</w:t>
      </w:r>
    </w:p>
    <w:p w14:paraId="48EC7E04" w14:textId="77777777" w:rsidR="007F7DC4" w:rsidRDefault="00000000">
      <w:pPr>
        <w:pStyle w:val="Corpsdetexte"/>
        <w:spacing w:before="157" w:line="252" w:lineRule="auto"/>
        <w:ind w:left="105" w:right="524" w:firstLine="351"/>
        <w:jc w:val="both"/>
        <w:sectPr w:rsidR="007F7DC4">
          <w:headerReference w:type="default" r:id="rId22"/>
          <w:footerReference w:type="default" r:id="rId23"/>
          <w:pgSz w:w="11906" w:h="16838"/>
          <w:pgMar w:top="1720" w:right="1260" w:bottom="1440" w:left="1680" w:header="1134" w:footer="1255" w:gutter="0"/>
          <w:cols w:space="720"/>
          <w:formProt w:val="0"/>
          <w:docGrid w:linePitch="100" w:charSpace="4096"/>
        </w:sectPr>
      </w:pPr>
      <w:r>
        <w:rPr>
          <w:w w:val="105"/>
        </w:rPr>
        <w:t xml:space="preserve">Durant la phase de décollage, l’opérateur est responsable de surveiller le </w:t>
      </w:r>
      <w:proofErr w:type="spellStart"/>
      <w:r>
        <w:rPr>
          <w:w w:val="105"/>
        </w:rPr>
        <w:t>sys</w:t>
      </w:r>
      <w:proofErr w:type="spellEnd"/>
      <w:r>
        <w:rPr>
          <w:w w:val="105"/>
        </w:rPr>
        <w:t xml:space="preserve">- </w:t>
      </w:r>
      <w:proofErr w:type="spellStart"/>
      <w:r>
        <w:rPr>
          <w:w w:val="105"/>
        </w:rPr>
        <w:t>tème</w:t>
      </w:r>
      <w:proofErr w:type="spellEnd"/>
      <w:r>
        <w:rPr>
          <w:w w:val="105"/>
        </w:rPr>
        <w:t xml:space="preserve"> afin de vérifier que le lancement se déroule correctement. Après environ dix minutes, une fois que le ballon est en vol, l’opérateur envoie un signal d’autorisa- </w:t>
      </w:r>
      <w:proofErr w:type="spellStart"/>
      <w:r>
        <w:rPr>
          <w:w w:val="105"/>
        </w:rPr>
        <w:t>tion</w:t>
      </w:r>
      <w:proofErr w:type="spellEnd"/>
      <w:r>
        <w:rPr>
          <w:w w:val="105"/>
        </w:rPr>
        <w:t xml:space="preserve"> à l’ordinateur de bord (OBC) pour confirmer que le ballon a quitté le sol.</w:t>
      </w:r>
    </w:p>
    <w:p w14:paraId="33AB4C06" w14:textId="77777777" w:rsidR="007F7DC4" w:rsidRDefault="00000000">
      <w:pPr>
        <w:pStyle w:val="Corpsdetexte"/>
        <w:spacing w:before="182" w:line="252" w:lineRule="auto"/>
        <w:ind w:left="105" w:right="523" w:firstLine="351"/>
        <w:jc w:val="both"/>
      </w:pPr>
      <w:r>
        <w:rPr>
          <w:w w:val="105"/>
        </w:rPr>
        <w:lastRenderedPageBreak/>
        <w:t>Ce signal d’autorisation est essentiel pour permettre l’étape de déventement ultérieure.</w:t>
      </w:r>
      <w:r>
        <w:rPr>
          <w:spacing w:val="-2"/>
          <w:w w:val="105"/>
        </w:rPr>
        <w:t xml:space="preserve"> </w:t>
      </w:r>
      <w:r>
        <w:rPr>
          <w:w w:val="105"/>
        </w:rPr>
        <w:t>Il</w:t>
      </w:r>
      <w:r>
        <w:rPr>
          <w:spacing w:val="-2"/>
          <w:w w:val="105"/>
        </w:rPr>
        <w:t xml:space="preserve"> </w:t>
      </w:r>
      <w:r>
        <w:rPr>
          <w:w w:val="105"/>
        </w:rPr>
        <w:t>assure</w:t>
      </w:r>
      <w:r>
        <w:rPr>
          <w:spacing w:val="-2"/>
          <w:w w:val="105"/>
        </w:rPr>
        <w:t xml:space="preserve"> </w:t>
      </w:r>
      <w:r>
        <w:rPr>
          <w:w w:val="105"/>
        </w:rPr>
        <w:t>que</w:t>
      </w:r>
      <w:r>
        <w:rPr>
          <w:spacing w:val="-2"/>
          <w:w w:val="105"/>
        </w:rPr>
        <w:t xml:space="preserve"> </w:t>
      </w:r>
      <w:r>
        <w:rPr>
          <w:w w:val="105"/>
        </w:rPr>
        <w:t>la</w:t>
      </w:r>
      <w:r>
        <w:rPr>
          <w:spacing w:val="-2"/>
          <w:w w:val="105"/>
        </w:rPr>
        <w:t xml:space="preserve"> </w:t>
      </w:r>
      <w:r>
        <w:rPr>
          <w:w w:val="105"/>
        </w:rPr>
        <w:t>cisaille</w:t>
      </w:r>
      <w:r>
        <w:rPr>
          <w:spacing w:val="-2"/>
          <w:w w:val="105"/>
        </w:rPr>
        <w:t xml:space="preserve"> </w:t>
      </w:r>
      <w:r>
        <w:rPr>
          <w:w w:val="105"/>
        </w:rPr>
        <w:t>pyrotechnique</w:t>
      </w:r>
      <w:r>
        <w:rPr>
          <w:spacing w:val="-2"/>
          <w:w w:val="105"/>
        </w:rPr>
        <w:t xml:space="preserve"> </w:t>
      </w:r>
      <w:r>
        <w:rPr>
          <w:w w:val="105"/>
        </w:rPr>
        <w:t>ne</w:t>
      </w:r>
      <w:r>
        <w:rPr>
          <w:spacing w:val="-2"/>
          <w:w w:val="105"/>
        </w:rPr>
        <w:t xml:space="preserve"> </w:t>
      </w:r>
      <w:r>
        <w:rPr>
          <w:w w:val="105"/>
        </w:rPr>
        <w:t>puisse</w:t>
      </w:r>
      <w:r>
        <w:rPr>
          <w:spacing w:val="-2"/>
          <w:w w:val="105"/>
        </w:rPr>
        <w:t xml:space="preserve"> </w:t>
      </w:r>
      <w:r>
        <w:rPr>
          <w:w w:val="105"/>
        </w:rPr>
        <w:t>pas</w:t>
      </w:r>
      <w:r>
        <w:rPr>
          <w:spacing w:val="-2"/>
          <w:w w:val="105"/>
        </w:rPr>
        <w:t xml:space="preserve"> </w:t>
      </w:r>
      <w:r>
        <w:rPr>
          <w:w w:val="105"/>
        </w:rPr>
        <w:t>s’activer</w:t>
      </w:r>
      <w:r>
        <w:rPr>
          <w:spacing w:val="-2"/>
          <w:w w:val="105"/>
        </w:rPr>
        <w:t xml:space="preserve"> </w:t>
      </w:r>
      <w:r>
        <w:rPr>
          <w:w w:val="105"/>
        </w:rPr>
        <w:t>tant</w:t>
      </w:r>
      <w:r>
        <w:rPr>
          <w:spacing w:val="-2"/>
          <w:w w:val="105"/>
        </w:rPr>
        <w:t xml:space="preserve"> </w:t>
      </w:r>
      <w:r>
        <w:rPr>
          <w:w w:val="105"/>
        </w:rPr>
        <w:t>que</w:t>
      </w:r>
      <w:r>
        <w:rPr>
          <w:spacing w:val="-2"/>
          <w:w w:val="105"/>
        </w:rPr>
        <w:t xml:space="preserve"> </w:t>
      </w:r>
      <w:r>
        <w:rPr>
          <w:w w:val="105"/>
        </w:rPr>
        <w:t>le ballon est toujours au sol, même si les conditions de déclenchement (telles qu’une altitude constante et un effort nul sur la nacelle) sont vérifiées.</w:t>
      </w:r>
    </w:p>
    <w:p w14:paraId="4D906396" w14:textId="77777777" w:rsidR="007F7DC4" w:rsidRDefault="007F7DC4">
      <w:pPr>
        <w:pStyle w:val="Corpsdetexte"/>
        <w:spacing w:before="82"/>
      </w:pPr>
    </w:p>
    <w:p w14:paraId="3749506D" w14:textId="77777777" w:rsidR="007F7DC4" w:rsidRDefault="00000000">
      <w:pPr>
        <w:pStyle w:val="Titre2"/>
        <w:numPr>
          <w:ilvl w:val="1"/>
          <w:numId w:val="14"/>
        </w:numPr>
        <w:tabs>
          <w:tab w:val="left" w:pos="824"/>
        </w:tabs>
        <w:spacing w:before="1"/>
      </w:pPr>
      <w:bookmarkStart w:id="42" w:name="_bookmark8"/>
      <w:bookmarkStart w:id="43" w:name="Vérification_première_séparation"/>
      <w:bookmarkEnd w:id="42"/>
      <w:bookmarkEnd w:id="43"/>
      <w:r>
        <w:t>Vérification</w:t>
      </w:r>
      <w:r>
        <w:rPr>
          <w:spacing w:val="49"/>
          <w:w w:val="150"/>
        </w:rPr>
        <w:t xml:space="preserve"> </w:t>
      </w:r>
      <w:r>
        <w:t>première</w:t>
      </w:r>
      <w:r>
        <w:rPr>
          <w:spacing w:val="49"/>
          <w:w w:val="150"/>
        </w:rPr>
        <w:t xml:space="preserve"> </w:t>
      </w:r>
      <w:r>
        <w:rPr>
          <w:spacing w:val="-2"/>
        </w:rPr>
        <w:t>séparation</w:t>
      </w:r>
    </w:p>
    <w:p w14:paraId="129F44C2" w14:textId="77777777" w:rsidR="007F7DC4" w:rsidRDefault="00000000">
      <w:pPr>
        <w:pStyle w:val="Corpsdetexte"/>
        <w:spacing w:before="157" w:line="252" w:lineRule="auto"/>
        <w:ind w:left="105" w:right="524" w:firstLine="351"/>
        <w:jc w:val="both"/>
      </w:pPr>
      <w:r>
        <w:rPr>
          <w:w w:val="105"/>
        </w:rPr>
        <w:t xml:space="preserve">Lors de la phase de descente, le ballon est séparé du système </w:t>
      </w:r>
      <w:r>
        <w:rPr>
          <w:i/>
          <w:w w:val="105"/>
        </w:rPr>
        <w:t xml:space="preserve">{nacelle de </w:t>
      </w:r>
      <w:proofErr w:type="spellStart"/>
      <w:r>
        <w:rPr>
          <w:i/>
          <w:w w:val="105"/>
        </w:rPr>
        <w:t>ser</w:t>
      </w:r>
      <w:proofErr w:type="spellEnd"/>
      <w:r>
        <w:rPr>
          <w:i/>
          <w:w w:val="105"/>
        </w:rPr>
        <w:t xml:space="preserve">- </w:t>
      </w:r>
      <w:proofErr w:type="spellStart"/>
      <w:r>
        <w:rPr>
          <w:i/>
          <w:w w:val="105"/>
        </w:rPr>
        <w:t>vitude</w:t>
      </w:r>
      <w:proofErr w:type="spellEnd"/>
      <w:r>
        <w:rPr>
          <w:i/>
          <w:w w:val="105"/>
        </w:rPr>
        <w:t xml:space="preserve"> opérationnelle + charge utile}</w:t>
      </w:r>
      <w:r>
        <w:rPr>
          <w:w w:val="105"/>
        </w:rPr>
        <w:t>, initiant la descente contrôlée du système. Au moment de cette séparation, un signal spécifique est émis afin de confirmer la bonne exécution de cette opération.</w:t>
      </w:r>
    </w:p>
    <w:p w14:paraId="031D942E" w14:textId="77777777" w:rsidR="007F7DC4" w:rsidRDefault="007F7DC4">
      <w:pPr>
        <w:pStyle w:val="Corpsdetexte"/>
        <w:spacing w:before="9"/>
      </w:pPr>
    </w:p>
    <w:p w14:paraId="20CA6A0D" w14:textId="77777777" w:rsidR="007F7DC4" w:rsidRDefault="00000000">
      <w:pPr>
        <w:pStyle w:val="Corpsdetexte"/>
        <w:spacing w:line="252" w:lineRule="auto"/>
        <w:ind w:left="105" w:right="523" w:firstLine="351"/>
        <w:jc w:val="both"/>
      </w:pPr>
      <w:r>
        <w:rPr>
          <w:w w:val="105"/>
        </w:rPr>
        <w:t>Ce</w:t>
      </w:r>
      <w:r>
        <w:rPr>
          <w:spacing w:val="-7"/>
          <w:w w:val="105"/>
        </w:rPr>
        <w:t xml:space="preserve"> </w:t>
      </w:r>
      <w:r>
        <w:rPr>
          <w:w w:val="105"/>
        </w:rPr>
        <w:t>signal</w:t>
      </w:r>
      <w:r>
        <w:rPr>
          <w:spacing w:val="-7"/>
          <w:w w:val="105"/>
        </w:rPr>
        <w:t xml:space="preserve"> </w:t>
      </w:r>
      <w:r>
        <w:rPr>
          <w:w w:val="105"/>
        </w:rPr>
        <w:t>agit</w:t>
      </w:r>
      <w:r>
        <w:rPr>
          <w:spacing w:val="-7"/>
          <w:w w:val="105"/>
        </w:rPr>
        <w:t xml:space="preserve"> </w:t>
      </w:r>
      <w:r>
        <w:rPr>
          <w:w w:val="105"/>
        </w:rPr>
        <w:t>comme</w:t>
      </w:r>
      <w:r>
        <w:rPr>
          <w:spacing w:val="-7"/>
          <w:w w:val="105"/>
        </w:rPr>
        <w:t xml:space="preserve"> </w:t>
      </w:r>
      <w:r>
        <w:rPr>
          <w:w w:val="105"/>
        </w:rPr>
        <w:t>une</w:t>
      </w:r>
      <w:r>
        <w:rPr>
          <w:spacing w:val="-7"/>
          <w:w w:val="105"/>
        </w:rPr>
        <w:t xml:space="preserve"> </w:t>
      </w:r>
      <w:r>
        <w:rPr>
          <w:w w:val="105"/>
        </w:rPr>
        <w:t>redondance</w:t>
      </w:r>
      <w:r>
        <w:rPr>
          <w:spacing w:val="-7"/>
          <w:w w:val="105"/>
        </w:rPr>
        <w:t xml:space="preserve"> </w:t>
      </w:r>
      <w:r>
        <w:rPr>
          <w:w w:val="105"/>
        </w:rPr>
        <w:t>au</w:t>
      </w:r>
      <w:r>
        <w:rPr>
          <w:spacing w:val="-7"/>
          <w:w w:val="105"/>
        </w:rPr>
        <w:t xml:space="preserve"> </w:t>
      </w:r>
      <w:r>
        <w:rPr>
          <w:w w:val="105"/>
        </w:rPr>
        <w:t>signal</w:t>
      </w:r>
      <w:r>
        <w:rPr>
          <w:spacing w:val="-7"/>
          <w:w w:val="105"/>
        </w:rPr>
        <w:t xml:space="preserve"> </w:t>
      </w:r>
      <w:r>
        <w:rPr>
          <w:w w:val="105"/>
        </w:rPr>
        <w:t>envoyé</w:t>
      </w:r>
      <w:r>
        <w:rPr>
          <w:spacing w:val="-7"/>
          <w:w w:val="105"/>
        </w:rPr>
        <w:t xml:space="preserve"> </w:t>
      </w:r>
      <w:r>
        <w:rPr>
          <w:w w:val="105"/>
        </w:rPr>
        <w:t>par</w:t>
      </w:r>
      <w:r>
        <w:rPr>
          <w:spacing w:val="-7"/>
          <w:w w:val="105"/>
        </w:rPr>
        <w:t xml:space="preserve"> </w:t>
      </w:r>
      <w:r>
        <w:rPr>
          <w:w w:val="105"/>
        </w:rPr>
        <w:t>l’opérateur.</w:t>
      </w:r>
      <w:r>
        <w:rPr>
          <w:spacing w:val="-7"/>
          <w:w w:val="105"/>
        </w:rPr>
        <w:t xml:space="preserve"> </w:t>
      </w:r>
      <w:r>
        <w:rPr>
          <w:w w:val="105"/>
        </w:rPr>
        <w:t>Il</w:t>
      </w:r>
      <w:r>
        <w:rPr>
          <w:spacing w:val="-7"/>
          <w:w w:val="105"/>
        </w:rPr>
        <w:t xml:space="preserve"> </w:t>
      </w:r>
      <w:r>
        <w:rPr>
          <w:w w:val="105"/>
        </w:rPr>
        <w:t>sert</w:t>
      </w:r>
      <w:r>
        <w:rPr>
          <w:spacing w:val="-7"/>
          <w:w w:val="105"/>
        </w:rPr>
        <w:t xml:space="preserve"> </w:t>
      </w:r>
      <w:r>
        <w:rPr>
          <w:w w:val="105"/>
        </w:rPr>
        <w:t>à valider</w:t>
      </w:r>
      <w:r>
        <w:rPr>
          <w:spacing w:val="-3"/>
          <w:w w:val="105"/>
        </w:rPr>
        <w:t xml:space="preserve"> </w:t>
      </w:r>
      <w:r>
        <w:rPr>
          <w:w w:val="105"/>
        </w:rPr>
        <w:t>que</w:t>
      </w:r>
      <w:r>
        <w:rPr>
          <w:spacing w:val="-2"/>
          <w:w w:val="105"/>
        </w:rPr>
        <w:t xml:space="preserve"> </w:t>
      </w:r>
      <w:r>
        <w:rPr>
          <w:w w:val="105"/>
        </w:rPr>
        <w:t>le</w:t>
      </w:r>
      <w:r>
        <w:rPr>
          <w:spacing w:val="-2"/>
          <w:w w:val="105"/>
        </w:rPr>
        <w:t xml:space="preserve"> </w:t>
      </w:r>
      <w:r>
        <w:rPr>
          <w:w w:val="105"/>
        </w:rPr>
        <w:t>système</w:t>
      </w:r>
      <w:r>
        <w:rPr>
          <w:spacing w:val="-2"/>
          <w:w w:val="105"/>
        </w:rPr>
        <w:t xml:space="preserve"> </w:t>
      </w:r>
      <w:r>
        <w:rPr>
          <w:w w:val="105"/>
        </w:rPr>
        <w:t>est</w:t>
      </w:r>
      <w:r>
        <w:rPr>
          <w:spacing w:val="-3"/>
          <w:w w:val="105"/>
        </w:rPr>
        <w:t xml:space="preserve"> </w:t>
      </w:r>
      <w:r>
        <w:rPr>
          <w:w w:val="105"/>
        </w:rPr>
        <w:t>bien</w:t>
      </w:r>
      <w:r>
        <w:rPr>
          <w:spacing w:val="-3"/>
          <w:w w:val="105"/>
        </w:rPr>
        <w:t xml:space="preserve"> </w:t>
      </w:r>
      <w:r>
        <w:rPr>
          <w:w w:val="105"/>
        </w:rPr>
        <w:t>en</w:t>
      </w:r>
      <w:r>
        <w:rPr>
          <w:spacing w:val="-3"/>
          <w:w w:val="105"/>
        </w:rPr>
        <w:t xml:space="preserve"> </w:t>
      </w:r>
      <w:r>
        <w:rPr>
          <w:w w:val="105"/>
        </w:rPr>
        <w:t>chute</w:t>
      </w:r>
      <w:r>
        <w:rPr>
          <w:spacing w:val="-2"/>
          <w:w w:val="105"/>
        </w:rPr>
        <w:t xml:space="preserve"> </w:t>
      </w:r>
      <w:r>
        <w:rPr>
          <w:w w:val="105"/>
        </w:rPr>
        <w:t>libre</w:t>
      </w:r>
      <w:r>
        <w:rPr>
          <w:spacing w:val="-2"/>
          <w:w w:val="105"/>
        </w:rPr>
        <w:t xml:space="preserve"> </w:t>
      </w:r>
      <w:r>
        <w:rPr>
          <w:w w:val="105"/>
        </w:rPr>
        <w:t>et</w:t>
      </w:r>
      <w:r>
        <w:rPr>
          <w:spacing w:val="-2"/>
          <w:w w:val="105"/>
        </w:rPr>
        <w:t xml:space="preserve"> </w:t>
      </w:r>
      <w:r>
        <w:rPr>
          <w:w w:val="105"/>
        </w:rPr>
        <w:t>que</w:t>
      </w:r>
      <w:r>
        <w:rPr>
          <w:spacing w:val="-2"/>
          <w:w w:val="105"/>
        </w:rPr>
        <w:t xml:space="preserve"> </w:t>
      </w:r>
      <w:r>
        <w:rPr>
          <w:w w:val="105"/>
        </w:rPr>
        <w:t>les</w:t>
      </w:r>
      <w:r>
        <w:rPr>
          <w:spacing w:val="-2"/>
          <w:w w:val="105"/>
        </w:rPr>
        <w:t xml:space="preserve"> </w:t>
      </w:r>
      <w:r>
        <w:rPr>
          <w:w w:val="105"/>
        </w:rPr>
        <w:t>conditions</w:t>
      </w:r>
      <w:r>
        <w:rPr>
          <w:spacing w:val="-2"/>
          <w:w w:val="105"/>
        </w:rPr>
        <w:t xml:space="preserve"> </w:t>
      </w:r>
      <w:r>
        <w:rPr>
          <w:w w:val="105"/>
        </w:rPr>
        <w:t>nécessaires</w:t>
      </w:r>
      <w:r>
        <w:rPr>
          <w:spacing w:val="-2"/>
          <w:w w:val="105"/>
        </w:rPr>
        <w:t xml:space="preserve"> </w:t>
      </w:r>
      <w:r>
        <w:rPr>
          <w:w w:val="105"/>
        </w:rPr>
        <w:t>sont réunies pour pouvoir ensuite envisager le déventement du parachute, garantissant ainsi</w:t>
      </w:r>
      <w:r>
        <w:rPr>
          <w:spacing w:val="-15"/>
          <w:w w:val="105"/>
        </w:rPr>
        <w:t xml:space="preserve"> </w:t>
      </w:r>
      <w:r>
        <w:rPr>
          <w:w w:val="105"/>
        </w:rPr>
        <w:t>une</w:t>
      </w:r>
      <w:r>
        <w:rPr>
          <w:spacing w:val="-15"/>
          <w:w w:val="105"/>
        </w:rPr>
        <w:t xml:space="preserve"> </w:t>
      </w:r>
      <w:r>
        <w:rPr>
          <w:w w:val="105"/>
        </w:rPr>
        <w:t>sécurité</w:t>
      </w:r>
      <w:r>
        <w:rPr>
          <w:spacing w:val="-15"/>
          <w:w w:val="105"/>
        </w:rPr>
        <w:t xml:space="preserve"> </w:t>
      </w:r>
      <w:r>
        <w:rPr>
          <w:w w:val="105"/>
        </w:rPr>
        <w:t>accrue</w:t>
      </w:r>
      <w:r>
        <w:rPr>
          <w:spacing w:val="-15"/>
          <w:w w:val="105"/>
        </w:rPr>
        <w:t xml:space="preserve"> </w:t>
      </w:r>
      <w:r>
        <w:rPr>
          <w:w w:val="105"/>
        </w:rPr>
        <w:t>et</w:t>
      </w:r>
      <w:r>
        <w:rPr>
          <w:spacing w:val="-15"/>
          <w:w w:val="105"/>
        </w:rPr>
        <w:t xml:space="preserve"> </w:t>
      </w:r>
      <w:r>
        <w:rPr>
          <w:w w:val="105"/>
        </w:rPr>
        <w:t>une</w:t>
      </w:r>
      <w:r>
        <w:rPr>
          <w:spacing w:val="-15"/>
          <w:w w:val="105"/>
        </w:rPr>
        <w:t xml:space="preserve"> </w:t>
      </w:r>
      <w:r>
        <w:rPr>
          <w:w w:val="105"/>
        </w:rPr>
        <w:t>minimisation</w:t>
      </w:r>
      <w:r>
        <w:rPr>
          <w:spacing w:val="-15"/>
          <w:w w:val="105"/>
        </w:rPr>
        <w:t xml:space="preserve"> </w:t>
      </w:r>
      <w:r>
        <w:rPr>
          <w:w w:val="105"/>
        </w:rPr>
        <w:t>des</w:t>
      </w:r>
      <w:r>
        <w:rPr>
          <w:spacing w:val="-15"/>
          <w:w w:val="105"/>
        </w:rPr>
        <w:t xml:space="preserve"> </w:t>
      </w:r>
      <w:r>
        <w:rPr>
          <w:w w:val="105"/>
        </w:rPr>
        <w:t>risques</w:t>
      </w:r>
      <w:r>
        <w:rPr>
          <w:spacing w:val="-15"/>
          <w:w w:val="105"/>
        </w:rPr>
        <w:t xml:space="preserve"> </w:t>
      </w:r>
      <w:r>
        <w:rPr>
          <w:w w:val="105"/>
        </w:rPr>
        <w:t>d’erreur</w:t>
      </w:r>
      <w:r>
        <w:rPr>
          <w:spacing w:val="-15"/>
          <w:w w:val="105"/>
        </w:rPr>
        <w:t xml:space="preserve"> </w:t>
      </w:r>
      <w:r>
        <w:rPr>
          <w:w w:val="105"/>
        </w:rPr>
        <w:t>de</w:t>
      </w:r>
      <w:r>
        <w:rPr>
          <w:spacing w:val="-15"/>
          <w:w w:val="105"/>
        </w:rPr>
        <w:t xml:space="preserve"> </w:t>
      </w:r>
      <w:r>
        <w:rPr>
          <w:w w:val="105"/>
        </w:rPr>
        <w:t>déclenchement (robustesse à la panne avance).</w:t>
      </w:r>
    </w:p>
    <w:p w14:paraId="10533731" w14:textId="77777777" w:rsidR="007F7DC4" w:rsidRDefault="007F7DC4">
      <w:pPr>
        <w:pStyle w:val="Corpsdetexte"/>
        <w:spacing w:before="82"/>
      </w:pPr>
    </w:p>
    <w:p w14:paraId="6378FB56" w14:textId="77777777" w:rsidR="007F7DC4" w:rsidRDefault="00000000">
      <w:pPr>
        <w:pStyle w:val="Titre2"/>
        <w:numPr>
          <w:ilvl w:val="1"/>
          <w:numId w:val="14"/>
        </w:numPr>
        <w:tabs>
          <w:tab w:val="left" w:pos="824"/>
        </w:tabs>
      </w:pPr>
      <w:bookmarkStart w:id="44" w:name="_bookmark9"/>
      <w:bookmarkStart w:id="45" w:name="Confirmation_de_l'atterrissage_et_Dévent"/>
      <w:bookmarkEnd w:id="44"/>
      <w:bookmarkEnd w:id="45"/>
      <w:r>
        <w:rPr>
          <w:w w:val="105"/>
        </w:rPr>
        <w:t>Confirmation</w:t>
      </w:r>
      <w:r>
        <w:rPr>
          <w:spacing w:val="35"/>
          <w:w w:val="105"/>
        </w:rPr>
        <w:t xml:space="preserve"> </w:t>
      </w:r>
      <w:r>
        <w:rPr>
          <w:w w:val="105"/>
        </w:rPr>
        <w:t>de</w:t>
      </w:r>
      <w:r>
        <w:rPr>
          <w:spacing w:val="35"/>
          <w:w w:val="105"/>
        </w:rPr>
        <w:t xml:space="preserve"> </w:t>
      </w:r>
      <w:r>
        <w:rPr>
          <w:w w:val="105"/>
        </w:rPr>
        <w:t>l’atterrissage</w:t>
      </w:r>
      <w:r>
        <w:rPr>
          <w:spacing w:val="36"/>
          <w:w w:val="105"/>
        </w:rPr>
        <w:t xml:space="preserve"> </w:t>
      </w:r>
      <w:r>
        <w:rPr>
          <w:w w:val="105"/>
        </w:rPr>
        <w:t>et</w:t>
      </w:r>
      <w:r>
        <w:rPr>
          <w:spacing w:val="35"/>
          <w:w w:val="105"/>
        </w:rPr>
        <w:t xml:space="preserve"> </w:t>
      </w:r>
      <w:r>
        <w:rPr>
          <w:spacing w:val="-2"/>
          <w:w w:val="105"/>
        </w:rPr>
        <w:t>Déventement</w:t>
      </w:r>
    </w:p>
    <w:p w14:paraId="334EF659" w14:textId="77777777" w:rsidR="007F7DC4" w:rsidRDefault="00000000">
      <w:pPr>
        <w:pStyle w:val="Corpsdetexte"/>
        <w:spacing w:before="157" w:line="252" w:lineRule="auto"/>
        <w:ind w:left="105" w:right="507" w:firstLine="351"/>
      </w:pPr>
      <w:r>
        <w:rPr>
          <w:w w:val="105"/>
        </w:rPr>
        <w:t>Lors de l’impact au sol, une période de vérification d’une minute est requise</w:t>
      </w:r>
      <w:r>
        <w:rPr>
          <w:spacing w:val="40"/>
          <w:w w:val="105"/>
        </w:rPr>
        <w:t xml:space="preserve"> </w:t>
      </w:r>
      <w:r>
        <w:rPr>
          <w:w w:val="105"/>
        </w:rPr>
        <w:t>pour valider quatre conditions critiques :</w:t>
      </w:r>
    </w:p>
    <w:p w14:paraId="774D8194" w14:textId="77777777" w:rsidR="007F7DC4" w:rsidRDefault="00000000">
      <w:pPr>
        <w:pStyle w:val="Paragraphedeliste"/>
        <w:numPr>
          <w:ilvl w:val="0"/>
          <w:numId w:val="11"/>
        </w:numPr>
        <w:tabs>
          <w:tab w:val="left" w:pos="689"/>
        </w:tabs>
        <w:spacing w:before="122"/>
        <w:ind w:left="689" w:hanging="297"/>
      </w:pPr>
      <w:r>
        <w:rPr>
          <w:w w:val="105"/>
          <w:sz w:val="24"/>
        </w:rPr>
        <w:t>La</w:t>
      </w:r>
      <w:r>
        <w:rPr>
          <w:spacing w:val="11"/>
          <w:w w:val="105"/>
          <w:sz w:val="24"/>
        </w:rPr>
        <w:t xml:space="preserve"> </w:t>
      </w:r>
      <w:r>
        <w:rPr>
          <w:w w:val="105"/>
          <w:sz w:val="24"/>
        </w:rPr>
        <w:t>position</w:t>
      </w:r>
      <w:r>
        <w:rPr>
          <w:spacing w:val="11"/>
          <w:w w:val="105"/>
          <w:sz w:val="24"/>
        </w:rPr>
        <w:t xml:space="preserve"> </w:t>
      </w:r>
      <w:r>
        <w:rPr>
          <w:w w:val="105"/>
          <w:sz w:val="24"/>
        </w:rPr>
        <w:t>de</w:t>
      </w:r>
      <w:r>
        <w:rPr>
          <w:spacing w:val="12"/>
          <w:w w:val="105"/>
          <w:sz w:val="24"/>
        </w:rPr>
        <w:t xml:space="preserve"> </w:t>
      </w:r>
      <w:r>
        <w:rPr>
          <w:w w:val="105"/>
          <w:sz w:val="24"/>
        </w:rPr>
        <w:t>la</w:t>
      </w:r>
      <w:r>
        <w:rPr>
          <w:spacing w:val="11"/>
          <w:w w:val="105"/>
          <w:sz w:val="24"/>
        </w:rPr>
        <w:t xml:space="preserve"> </w:t>
      </w:r>
      <w:r>
        <w:rPr>
          <w:w w:val="105"/>
          <w:sz w:val="24"/>
        </w:rPr>
        <w:t>charge</w:t>
      </w:r>
      <w:r>
        <w:rPr>
          <w:spacing w:val="11"/>
          <w:w w:val="105"/>
          <w:sz w:val="24"/>
        </w:rPr>
        <w:t xml:space="preserve"> </w:t>
      </w:r>
      <w:r>
        <w:rPr>
          <w:w w:val="105"/>
          <w:sz w:val="24"/>
        </w:rPr>
        <w:t>utile</w:t>
      </w:r>
      <w:r>
        <w:rPr>
          <w:spacing w:val="11"/>
          <w:w w:val="105"/>
          <w:sz w:val="24"/>
        </w:rPr>
        <w:t xml:space="preserve"> </w:t>
      </w:r>
      <w:r>
        <w:rPr>
          <w:w w:val="105"/>
          <w:sz w:val="24"/>
        </w:rPr>
        <w:t>doit</w:t>
      </w:r>
      <w:r>
        <w:rPr>
          <w:spacing w:val="12"/>
          <w:w w:val="105"/>
          <w:sz w:val="24"/>
        </w:rPr>
        <w:t xml:space="preserve"> </w:t>
      </w:r>
      <w:r>
        <w:rPr>
          <w:w w:val="105"/>
          <w:sz w:val="24"/>
        </w:rPr>
        <w:t>rester</w:t>
      </w:r>
      <w:r>
        <w:rPr>
          <w:spacing w:val="11"/>
          <w:w w:val="105"/>
          <w:sz w:val="24"/>
        </w:rPr>
        <w:t xml:space="preserve"> </w:t>
      </w:r>
      <w:r>
        <w:rPr>
          <w:spacing w:val="-2"/>
          <w:w w:val="105"/>
          <w:sz w:val="24"/>
        </w:rPr>
        <w:t>constante.</w:t>
      </w:r>
    </w:p>
    <w:p w14:paraId="73711561" w14:textId="77777777" w:rsidR="007F7DC4" w:rsidRDefault="00000000">
      <w:pPr>
        <w:pStyle w:val="Paragraphedeliste"/>
        <w:numPr>
          <w:ilvl w:val="0"/>
          <w:numId w:val="11"/>
        </w:numPr>
        <w:tabs>
          <w:tab w:val="left" w:pos="689"/>
        </w:tabs>
        <w:spacing w:before="95"/>
        <w:ind w:left="689" w:hanging="297"/>
      </w:pPr>
      <w:r>
        <w:rPr>
          <w:w w:val="105"/>
          <w:sz w:val="24"/>
        </w:rPr>
        <w:t>La</w:t>
      </w:r>
      <w:r>
        <w:rPr>
          <w:spacing w:val="9"/>
          <w:w w:val="105"/>
          <w:sz w:val="24"/>
        </w:rPr>
        <w:t xml:space="preserve"> </w:t>
      </w:r>
      <w:r>
        <w:rPr>
          <w:w w:val="105"/>
          <w:sz w:val="24"/>
        </w:rPr>
        <w:t>vitesse</w:t>
      </w:r>
      <w:r>
        <w:rPr>
          <w:spacing w:val="9"/>
          <w:w w:val="105"/>
          <w:sz w:val="24"/>
        </w:rPr>
        <w:t xml:space="preserve"> </w:t>
      </w:r>
      <w:r>
        <w:rPr>
          <w:w w:val="105"/>
          <w:sz w:val="24"/>
        </w:rPr>
        <w:t>verticale</w:t>
      </w:r>
      <w:r>
        <w:rPr>
          <w:spacing w:val="9"/>
          <w:w w:val="105"/>
          <w:sz w:val="24"/>
        </w:rPr>
        <w:t xml:space="preserve"> </w:t>
      </w:r>
      <w:r>
        <w:rPr>
          <w:w w:val="105"/>
          <w:sz w:val="24"/>
        </w:rPr>
        <w:t>doit</w:t>
      </w:r>
      <w:r>
        <w:rPr>
          <w:spacing w:val="8"/>
          <w:w w:val="105"/>
          <w:sz w:val="24"/>
        </w:rPr>
        <w:t xml:space="preserve"> </w:t>
      </w:r>
      <w:r>
        <w:rPr>
          <w:w w:val="105"/>
          <w:sz w:val="24"/>
        </w:rPr>
        <w:t>être</w:t>
      </w:r>
      <w:r>
        <w:rPr>
          <w:spacing w:val="10"/>
          <w:w w:val="105"/>
          <w:sz w:val="24"/>
        </w:rPr>
        <w:t xml:space="preserve"> </w:t>
      </w:r>
      <w:r>
        <w:rPr>
          <w:spacing w:val="-2"/>
          <w:w w:val="105"/>
          <w:sz w:val="24"/>
        </w:rPr>
        <w:t>nulle.</w:t>
      </w:r>
    </w:p>
    <w:p w14:paraId="544E2BF0" w14:textId="77777777" w:rsidR="007F7DC4" w:rsidRDefault="00000000">
      <w:pPr>
        <w:pStyle w:val="Paragraphedeliste"/>
        <w:numPr>
          <w:ilvl w:val="0"/>
          <w:numId w:val="11"/>
        </w:numPr>
        <w:tabs>
          <w:tab w:val="left" w:pos="689"/>
        </w:tabs>
        <w:spacing w:before="95"/>
        <w:ind w:left="689" w:hanging="297"/>
      </w:pPr>
      <w:r>
        <w:rPr>
          <w:w w:val="105"/>
          <w:sz w:val="24"/>
        </w:rPr>
        <w:t>Le</w:t>
      </w:r>
      <w:r>
        <w:rPr>
          <w:spacing w:val="3"/>
          <w:w w:val="105"/>
          <w:sz w:val="24"/>
        </w:rPr>
        <w:t xml:space="preserve"> </w:t>
      </w:r>
      <w:r>
        <w:rPr>
          <w:w w:val="105"/>
          <w:sz w:val="24"/>
        </w:rPr>
        <w:t>capteur</w:t>
      </w:r>
      <w:r>
        <w:rPr>
          <w:spacing w:val="2"/>
          <w:w w:val="105"/>
          <w:sz w:val="24"/>
        </w:rPr>
        <w:t xml:space="preserve"> </w:t>
      </w:r>
      <w:r>
        <w:rPr>
          <w:w w:val="105"/>
          <w:sz w:val="24"/>
        </w:rPr>
        <w:t>d’effort</w:t>
      </w:r>
      <w:r>
        <w:rPr>
          <w:spacing w:val="3"/>
          <w:w w:val="105"/>
          <w:sz w:val="24"/>
        </w:rPr>
        <w:t xml:space="preserve"> </w:t>
      </w:r>
      <w:r>
        <w:rPr>
          <w:w w:val="105"/>
          <w:sz w:val="24"/>
        </w:rPr>
        <w:t>doit</w:t>
      </w:r>
      <w:r>
        <w:rPr>
          <w:spacing w:val="3"/>
          <w:w w:val="105"/>
          <w:sz w:val="24"/>
        </w:rPr>
        <w:t xml:space="preserve"> </w:t>
      </w:r>
      <w:r>
        <w:rPr>
          <w:w w:val="105"/>
          <w:sz w:val="24"/>
        </w:rPr>
        <w:t>indiquer</w:t>
      </w:r>
      <w:r>
        <w:rPr>
          <w:spacing w:val="3"/>
          <w:w w:val="105"/>
          <w:sz w:val="24"/>
        </w:rPr>
        <w:t xml:space="preserve"> </w:t>
      </w:r>
      <w:r>
        <w:rPr>
          <w:w w:val="105"/>
          <w:sz w:val="24"/>
        </w:rPr>
        <w:t>une</w:t>
      </w:r>
      <w:r>
        <w:rPr>
          <w:spacing w:val="3"/>
          <w:w w:val="105"/>
          <w:sz w:val="24"/>
        </w:rPr>
        <w:t xml:space="preserve"> </w:t>
      </w:r>
      <w:r>
        <w:rPr>
          <w:w w:val="105"/>
          <w:sz w:val="24"/>
        </w:rPr>
        <w:t>valeur</w:t>
      </w:r>
      <w:r>
        <w:rPr>
          <w:spacing w:val="3"/>
          <w:w w:val="105"/>
          <w:sz w:val="24"/>
        </w:rPr>
        <w:t xml:space="preserve"> </w:t>
      </w:r>
      <w:r>
        <w:rPr>
          <w:w w:val="105"/>
          <w:sz w:val="24"/>
        </w:rPr>
        <w:t>inférieure</w:t>
      </w:r>
      <w:r>
        <w:rPr>
          <w:spacing w:val="3"/>
          <w:w w:val="105"/>
          <w:sz w:val="24"/>
        </w:rPr>
        <w:t xml:space="preserve"> </w:t>
      </w:r>
      <w:r>
        <w:rPr>
          <w:w w:val="105"/>
          <w:sz w:val="24"/>
        </w:rPr>
        <w:t>à</w:t>
      </w:r>
      <w:r>
        <w:rPr>
          <w:spacing w:val="3"/>
          <w:w w:val="105"/>
          <w:sz w:val="24"/>
        </w:rPr>
        <w:t xml:space="preserve"> </w:t>
      </w:r>
      <w:r>
        <w:rPr>
          <w:w w:val="105"/>
          <w:sz w:val="24"/>
        </w:rPr>
        <w:t>un</w:t>
      </w:r>
      <w:r>
        <w:rPr>
          <w:spacing w:val="3"/>
          <w:w w:val="105"/>
          <w:sz w:val="24"/>
        </w:rPr>
        <w:t xml:space="preserve"> </w:t>
      </w:r>
      <w:r>
        <w:rPr>
          <w:w w:val="105"/>
          <w:sz w:val="24"/>
        </w:rPr>
        <w:t>seuil</w:t>
      </w:r>
      <w:r>
        <w:rPr>
          <w:spacing w:val="3"/>
          <w:w w:val="105"/>
          <w:sz w:val="24"/>
        </w:rPr>
        <w:t xml:space="preserve"> </w:t>
      </w:r>
      <w:r>
        <w:rPr>
          <w:spacing w:val="-2"/>
          <w:w w:val="105"/>
          <w:sz w:val="24"/>
        </w:rPr>
        <w:t>prédéfini.</w:t>
      </w:r>
    </w:p>
    <w:p w14:paraId="55F88036" w14:textId="77777777" w:rsidR="007F7DC4" w:rsidRDefault="00000000">
      <w:pPr>
        <w:pStyle w:val="Paragraphedeliste"/>
        <w:numPr>
          <w:ilvl w:val="0"/>
          <w:numId w:val="11"/>
        </w:numPr>
        <w:tabs>
          <w:tab w:val="left" w:pos="688"/>
          <w:tab w:val="left" w:pos="691"/>
        </w:tabs>
        <w:spacing w:before="96" w:line="252" w:lineRule="auto"/>
        <w:ind w:right="525"/>
      </w:pPr>
      <w:r>
        <w:rPr>
          <w:w w:val="105"/>
          <w:sz w:val="24"/>
        </w:rPr>
        <w:t>L’autorisation</w:t>
      </w:r>
      <w:r>
        <w:rPr>
          <w:spacing w:val="38"/>
          <w:w w:val="105"/>
          <w:sz w:val="24"/>
        </w:rPr>
        <w:t xml:space="preserve"> </w:t>
      </w:r>
      <w:r>
        <w:rPr>
          <w:w w:val="105"/>
          <w:sz w:val="24"/>
        </w:rPr>
        <w:t>de</w:t>
      </w:r>
      <w:r>
        <w:rPr>
          <w:spacing w:val="38"/>
          <w:w w:val="105"/>
          <w:sz w:val="24"/>
        </w:rPr>
        <w:t xml:space="preserve"> </w:t>
      </w:r>
      <w:r>
        <w:rPr>
          <w:w w:val="105"/>
          <w:sz w:val="24"/>
        </w:rPr>
        <w:t>déventement</w:t>
      </w:r>
      <w:r>
        <w:rPr>
          <w:spacing w:val="38"/>
          <w:w w:val="105"/>
          <w:sz w:val="24"/>
        </w:rPr>
        <w:t xml:space="preserve"> </w:t>
      </w:r>
      <w:r>
        <w:rPr>
          <w:w w:val="105"/>
          <w:sz w:val="24"/>
        </w:rPr>
        <w:t>doit</w:t>
      </w:r>
      <w:r>
        <w:rPr>
          <w:spacing w:val="37"/>
          <w:w w:val="105"/>
          <w:sz w:val="24"/>
        </w:rPr>
        <w:t xml:space="preserve"> </w:t>
      </w:r>
      <w:r>
        <w:rPr>
          <w:w w:val="105"/>
          <w:sz w:val="24"/>
        </w:rPr>
        <w:t>avoir</w:t>
      </w:r>
      <w:r>
        <w:rPr>
          <w:spacing w:val="38"/>
          <w:w w:val="105"/>
          <w:sz w:val="24"/>
        </w:rPr>
        <w:t xml:space="preserve"> </w:t>
      </w:r>
      <w:r>
        <w:rPr>
          <w:w w:val="105"/>
          <w:sz w:val="24"/>
        </w:rPr>
        <w:t>été</w:t>
      </w:r>
      <w:r>
        <w:rPr>
          <w:spacing w:val="38"/>
          <w:w w:val="105"/>
          <w:sz w:val="24"/>
        </w:rPr>
        <w:t xml:space="preserve"> </w:t>
      </w:r>
      <w:r>
        <w:rPr>
          <w:w w:val="105"/>
          <w:sz w:val="24"/>
        </w:rPr>
        <w:t>donnée</w:t>
      </w:r>
      <w:del w:id="46" w:author="Unknown Author" w:date="2025-01-24T10:41:00Z">
        <w:r>
          <w:rPr>
            <w:w w:val="105"/>
            <w:sz w:val="24"/>
          </w:rPr>
          <w:delText>,</w:delText>
        </w:r>
        <w:r>
          <w:rPr>
            <w:spacing w:val="38"/>
            <w:w w:val="105"/>
            <w:sz w:val="24"/>
          </w:rPr>
          <w:delText xml:space="preserve"> </w:delText>
        </w:r>
        <w:r>
          <w:rPr>
            <w:w w:val="105"/>
            <w:sz w:val="24"/>
          </w:rPr>
          <w:delText>soit</w:delText>
        </w:r>
      </w:del>
      <w:r>
        <w:rPr>
          <w:spacing w:val="38"/>
          <w:w w:val="105"/>
          <w:sz w:val="24"/>
        </w:rPr>
        <w:t xml:space="preserve"> </w:t>
      </w:r>
      <w:r>
        <w:rPr>
          <w:w w:val="105"/>
          <w:sz w:val="24"/>
        </w:rPr>
        <w:t>par</w:t>
      </w:r>
      <w:r>
        <w:rPr>
          <w:spacing w:val="37"/>
          <w:w w:val="105"/>
          <w:sz w:val="24"/>
        </w:rPr>
        <w:t xml:space="preserve"> </w:t>
      </w:r>
      <w:r>
        <w:rPr>
          <w:w w:val="105"/>
          <w:sz w:val="24"/>
        </w:rPr>
        <w:t>l’opérateur</w:t>
      </w:r>
      <w:ins w:id="47" w:author="Unknown Author" w:date="2025-01-24T10:41:00Z">
        <w:r>
          <w:rPr>
            <w:w w:val="105"/>
            <w:sz w:val="24"/>
          </w:rPr>
          <w:t xml:space="preserve"> et</w:t>
        </w:r>
      </w:ins>
      <w:del w:id="48" w:author="Unknown Author" w:date="2025-01-24T10:41:00Z">
        <w:r>
          <w:rPr>
            <w:w w:val="105"/>
            <w:sz w:val="24"/>
          </w:rPr>
          <w:delText>, soit automatiquement</w:delText>
        </w:r>
      </w:del>
      <w:r>
        <w:rPr>
          <w:w w:val="105"/>
          <w:sz w:val="24"/>
        </w:rPr>
        <w:t xml:space="preserve"> par le calculateur du ballon lors de la séparation.</w:t>
      </w:r>
      <w:commentRangeStart w:id="49"/>
      <w:commentRangeEnd w:id="49"/>
      <w:del w:id="50" w:author="Unknown Author" w:date="2025-01-24T10:41:00Z">
        <w:r>
          <w:commentReference w:id="49"/>
        </w:r>
      </w:del>
    </w:p>
    <w:p w14:paraId="395B7248" w14:textId="77777777" w:rsidR="007F7DC4" w:rsidRDefault="007F7DC4">
      <w:pPr>
        <w:pStyle w:val="Corpsdetexte"/>
        <w:spacing w:before="134"/>
      </w:pPr>
    </w:p>
    <w:p w14:paraId="043C05C2" w14:textId="77777777" w:rsidR="007F7DC4" w:rsidRDefault="00000000">
      <w:pPr>
        <w:pStyle w:val="Corpsdetexte"/>
        <w:spacing w:line="252" w:lineRule="auto"/>
        <w:ind w:left="105" w:right="522" w:firstLine="351"/>
        <w:jc w:val="both"/>
      </w:pPr>
      <w:r>
        <w:rPr>
          <w:w w:val="105"/>
        </w:rPr>
        <w:t>Ces vérifications sur une durée d’une minute permettent de confirmer que la charge utile est bien stabilisée au sol, réduisant ainsi les risques de dommages ou d’instabilité sur un terrain irrégulier. La durée de 60 secondes a été estimée pour couvrir le laps de temps nécessaire entre l’atterrissage de la charge utile et celui</w:t>
      </w:r>
      <w:r>
        <w:rPr>
          <w:spacing w:val="80"/>
          <w:w w:val="105"/>
        </w:rPr>
        <w:t xml:space="preserve"> </w:t>
      </w:r>
      <w:r>
        <w:rPr>
          <w:w w:val="105"/>
        </w:rPr>
        <w:t>d</w:t>
      </w:r>
      <w:ins w:id="51" w:author="Unknown Author" w:date="2025-01-24T10:41:00Z">
        <w:r>
          <w:rPr>
            <w:w w:val="105"/>
          </w:rPr>
          <w:t>e la NSO</w:t>
        </w:r>
      </w:ins>
      <w:del w:id="52" w:author="Unknown Author" w:date="2025-01-24T10:41:00Z">
        <w:r>
          <w:rPr>
            <w:w w:val="105"/>
          </w:rPr>
          <w:delText>u parachute</w:delText>
        </w:r>
      </w:del>
      <w:r>
        <w:rPr>
          <w:w w:val="105"/>
        </w:rPr>
        <w:t>.</w:t>
      </w:r>
      <w:commentRangeStart w:id="53"/>
      <w:commentRangeEnd w:id="53"/>
      <w:del w:id="54" w:author="Unknown Author" w:date="2025-01-28T13:29:00Z">
        <w:r>
          <w:commentReference w:id="53"/>
        </w:r>
      </w:del>
    </w:p>
    <w:p w14:paraId="0DB58F8A" w14:textId="77777777" w:rsidR="007F7DC4" w:rsidRDefault="007F7DC4">
      <w:pPr>
        <w:pStyle w:val="Corpsdetexte"/>
        <w:spacing w:before="9"/>
      </w:pPr>
    </w:p>
    <w:p w14:paraId="09504D1F" w14:textId="77777777" w:rsidR="007F7DC4" w:rsidRDefault="00000000">
      <w:pPr>
        <w:pStyle w:val="Corpsdetexte"/>
        <w:spacing w:line="252" w:lineRule="auto"/>
        <w:ind w:left="105" w:right="521" w:firstLine="351"/>
        <w:jc w:val="both"/>
        <w:sectPr w:rsidR="007F7DC4">
          <w:headerReference w:type="default" r:id="rId24"/>
          <w:footerReference w:type="default" r:id="rId25"/>
          <w:pgSz w:w="11906" w:h="16838"/>
          <w:pgMar w:top="1720" w:right="1260" w:bottom="1440" w:left="1680" w:header="1134" w:footer="1255" w:gutter="0"/>
          <w:cols w:space="720"/>
          <w:formProt w:val="0"/>
          <w:docGrid w:linePitch="100" w:charSpace="4096"/>
        </w:sectPr>
      </w:pPr>
      <w:r>
        <w:rPr>
          <w:w w:val="105"/>
        </w:rPr>
        <w:t>À</w:t>
      </w:r>
      <w:r>
        <w:rPr>
          <w:spacing w:val="-14"/>
          <w:w w:val="105"/>
        </w:rPr>
        <w:t xml:space="preserve"> </w:t>
      </w:r>
      <w:r>
        <w:rPr>
          <w:w w:val="105"/>
        </w:rPr>
        <w:t>l’issue</w:t>
      </w:r>
      <w:r>
        <w:rPr>
          <w:spacing w:val="-14"/>
          <w:w w:val="105"/>
        </w:rPr>
        <w:t xml:space="preserve"> </w:t>
      </w:r>
      <w:r>
        <w:rPr>
          <w:w w:val="105"/>
        </w:rPr>
        <w:t>de</w:t>
      </w:r>
      <w:r>
        <w:rPr>
          <w:spacing w:val="-14"/>
          <w:w w:val="105"/>
        </w:rPr>
        <w:t xml:space="preserve"> </w:t>
      </w:r>
      <w:r>
        <w:rPr>
          <w:w w:val="105"/>
        </w:rPr>
        <w:t>cette</w:t>
      </w:r>
      <w:r>
        <w:rPr>
          <w:spacing w:val="-14"/>
          <w:w w:val="105"/>
        </w:rPr>
        <w:t xml:space="preserve"> </w:t>
      </w:r>
      <w:r>
        <w:rPr>
          <w:w w:val="105"/>
        </w:rPr>
        <w:t>minute</w:t>
      </w:r>
      <w:r>
        <w:rPr>
          <w:spacing w:val="-14"/>
          <w:w w:val="105"/>
        </w:rPr>
        <w:t xml:space="preserve"> </w:t>
      </w:r>
      <w:r>
        <w:rPr>
          <w:w w:val="105"/>
        </w:rPr>
        <w:t>de</w:t>
      </w:r>
      <w:r>
        <w:rPr>
          <w:spacing w:val="-14"/>
          <w:w w:val="105"/>
        </w:rPr>
        <w:t xml:space="preserve"> </w:t>
      </w:r>
      <w:r>
        <w:rPr>
          <w:w w:val="105"/>
        </w:rPr>
        <w:t>vérification,</w:t>
      </w:r>
      <w:r>
        <w:rPr>
          <w:spacing w:val="-14"/>
          <w:w w:val="105"/>
        </w:rPr>
        <w:t xml:space="preserve"> </w:t>
      </w:r>
      <w:r>
        <w:rPr>
          <w:w w:val="105"/>
        </w:rPr>
        <w:t>les</w:t>
      </w:r>
      <w:r>
        <w:rPr>
          <w:spacing w:val="-14"/>
          <w:w w:val="105"/>
        </w:rPr>
        <w:t xml:space="preserve"> </w:t>
      </w:r>
      <w:r>
        <w:rPr>
          <w:w w:val="105"/>
        </w:rPr>
        <w:t>microcontrôleurs</w:t>
      </w:r>
      <w:r>
        <w:rPr>
          <w:spacing w:val="-14"/>
          <w:w w:val="105"/>
        </w:rPr>
        <w:t xml:space="preserve"> </w:t>
      </w:r>
      <w:r>
        <w:rPr>
          <w:w w:val="105"/>
        </w:rPr>
        <w:t>1</w:t>
      </w:r>
      <w:r>
        <w:rPr>
          <w:spacing w:val="-14"/>
          <w:w w:val="105"/>
        </w:rPr>
        <w:t xml:space="preserve"> </w:t>
      </w:r>
      <w:r>
        <w:rPr>
          <w:w w:val="105"/>
        </w:rPr>
        <w:t>et</w:t>
      </w:r>
      <w:r>
        <w:rPr>
          <w:spacing w:val="-14"/>
          <w:w w:val="105"/>
        </w:rPr>
        <w:t xml:space="preserve"> </w:t>
      </w:r>
      <w:r>
        <w:rPr>
          <w:w w:val="105"/>
        </w:rPr>
        <w:t>2</w:t>
      </w:r>
      <w:r>
        <w:rPr>
          <w:spacing w:val="-14"/>
          <w:w w:val="105"/>
        </w:rPr>
        <w:t xml:space="preserve"> </w:t>
      </w:r>
      <w:r>
        <w:rPr>
          <w:w w:val="105"/>
        </w:rPr>
        <w:t xml:space="preserve">procéderont à l’armement et à l’activation du dispositif de mise à feu de la cisaille </w:t>
      </w:r>
      <w:proofErr w:type="spellStart"/>
      <w:r>
        <w:rPr>
          <w:w w:val="105"/>
        </w:rPr>
        <w:t>pyrotech</w:t>
      </w:r>
      <w:proofErr w:type="spellEnd"/>
      <w:r>
        <w:rPr>
          <w:w w:val="105"/>
        </w:rPr>
        <w:t>- nique. Un signal de confirmation sera alors envoyé à l’observateur, attestant que</w:t>
      </w:r>
      <w:r>
        <w:rPr>
          <w:spacing w:val="80"/>
          <w:w w:val="105"/>
        </w:rPr>
        <w:t xml:space="preserve"> </w:t>
      </w:r>
      <w:r>
        <w:rPr>
          <w:w w:val="105"/>
        </w:rPr>
        <w:t>la charge utile a bien été séparée du parachute.</w:t>
      </w:r>
    </w:p>
    <w:p w14:paraId="68AB4346" w14:textId="77777777" w:rsidR="007F7DC4" w:rsidRDefault="00000000">
      <w:pPr>
        <w:pStyle w:val="Titre1"/>
        <w:numPr>
          <w:ilvl w:val="0"/>
          <w:numId w:val="14"/>
        </w:numPr>
        <w:tabs>
          <w:tab w:val="left" w:pos="663"/>
        </w:tabs>
      </w:pPr>
      <w:bookmarkStart w:id="55" w:name="_bookmark10"/>
      <w:bookmarkStart w:id="56" w:name="Analyse_de_l'Environnement_et_Contrainte"/>
      <w:bookmarkEnd w:id="55"/>
      <w:bookmarkEnd w:id="56"/>
      <w:r>
        <w:lastRenderedPageBreak/>
        <w:t>Analyse</w:t>
      </w:r>
      <w:r>
        <w:rPr>
          <w:spacing w:val="69"/>
        </w:rPr>
        <w:t xml:space="preserve"> </w:t>
      </w:r>
      <w:r>
        <w:t>de</w:t>
      </w:r>
      <w:r>
        <w:rPr>
          <w:spacing w:val="71"/>
        </w:rPr>
        <w:t xml:space="preserve"> </w:t>
      </w:r>
      <w:r>
        <w:t>l’Environnement</w:t>
      </w:r>
      <w:r>
        <w:rPr>
          <w:spacing w:val="71"/>
        </w:rPr>
        <w:t xml:space="preserve"> </w:t>
      </w:r>
      <w:r>
        <w:t>et</w:t>
      </w:r>
      <w:r>
        <w:rPr>
          <w:spacing w:val="70"/>
        </w:rPr>
        <w:t xml:space="preserve"> </w:t>
      </w:r>
      <w:r>
        <w:rPr>
          <w:spacing w:val="-2"/>
        </w:rPr>
        <w:t>Contraintes</w:t>
      </w:r>
    </w:p>
    <w:p w14:paraId="0D40CA4C" w14:textId="77777777" w:rsidR="007F7DC4" w:rsidRDefault="00000000">
      <w:pPr>
        <w:pStyle w:val="Corpsdetexte"/>
        <w:spacing w:before="226" w:line="252" w:lineRule="auto"/>
        <w:ind w:left="105" w:right="522" w:firstLine="351"/>
        <w:jc w:val="both"/>
      </w:pPr>
      <w:r>
        <w:rPr>
          <w:noProof/>
        </w:rPr>
        <w:drawing>
          <wp:anchor distT="0" distB="0" distL="0" distR="0" simplePos="0" relativeHeight="2" behindDoc="0" locked="0" layoutInCell="1" allowOverlap="1" wp14:anchorId="33CF71CD" wp14:editId="384DA4C9">
            <wp:simplePos x="0" y="0"/>
            <wp:positionH relativeFrom="page">
              <wp:posOffset>2488565</wp:posOffset>
            </wp:positionH>
            <wp:positionV relativeFrom="paragraph">
              <wp:posOffset>1248410</wp:posOffset>
            </wp:positionV>
            <wp:extent cx="2580640" cy="3472815"/>
            <wp:effectExtent l="0" t="0" r="0" b="0"/>
            <wp:wrapNone/>
            <wp:docPr id="7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12"/>
                    <pic:cNvPicPr>
                      <a:picLocks noChangeAspect="1" noChangeArrowheads="1"/>
                    </pic:cNvPicPr>
                  </pic:nvPicPr>
                  <pic:blipFill>
                    <a:blip r:embed="rId26"/>
                    <a:stretch>
                      <a:fillRect/>
                    </a:stretch>
                  </pic:blipFill>
                  <pic:spPr bwMode="auto">
                    <a:xfrm>
                      <a:off x="0" y="0"/>
                      <a:ext cx="2580640" cy="3472815"/>
                    </a:xfrm>
                    <a:prstGeom prst="rect">
                      <a:avLst/>
                    </a:prstGeom>
                  </pic:spPr>
                </pic:pic>
              </a:graphicData>
            </a:graphic>
          </wp:anchor>
        </w:drawing>
      </w:r>
      <w:r>
        <w:rPr>
          <w:w w:val="105"/>
        </w:rPr>
        <w:t xml:space="preserve">Le système </w:t>
      </w:r>
      <w:r>
        <w:rPr>
          <w:i/>
          <w:w w:val="105"/>
        </w:rPr>
        <w:t xml:space="preserve">{charge utile + parachute + nacelle servitude} </w:t>
      </w:r>
      <w:r>
        <w:rPr>
          <w:w w:val="105"/>
        </w:rPr>
        <w:t xml:space="preserve">chute </w:t>
      </w:r>
      <w:proofErr w:type="spellStart"/>
      <w:r>
        <w:rPr>
          <w:w w:val="105"/>
        </w:rPr>
        <w:t>a</w:t>
      </w:r>
      <w:proofErr w:type="spellEnd"/>
      <w:r>
        <w:rPr>
          <w:w w:val="105"/>
        </w:rPr>
        <w:t xml:space="preserve"> une vitesse rapide.</w:t>
      </w:r>
      <w:r>
        <w:rPr>
          <w:spacing w:val="-9"/>
          <w:w w:val="105"/>
        </w:rPr>
        <w:t xml:space="preserve"> </w:t>
      </w:r>
      <w:r>
        <w:rPr>
          <w:w w:val="105"/>
        </w:rPr>
        <w:t>Or,</w:t>
      </w:r>
      <w:r>
        <w:rPr>
          <w:spacing w:val="-9"/>
          <w:w w:val="105"/>
        </w:rPr>
        <w:t xml:space="preserve"> </w:t>
      </w:r>
      <w:r>
        <w:rPr>
          <w:w w:val="105"/>
        </w:rPr>
        <w:t>les</w:t>
      </w:r>
      <w:r>
        <w:rPr>
          <w:spacing w:val="-9"/>
          <w:w w:val="105"/>
        </w:rPr>
        <w:t xml:space="preserve"> </w:t>
      </w:r>
      <w:r>
        <w:rPr>
          <w:w w:val="105"/>
        </w:rPr>
        <w:t>contraintes</w:t>
      </w:r>
      <w:r>
        <w:rPr>
          <w:spacing w:val="-9"/>
          <w:w w:val="105"/>
        </w:rPr>
        <w:t xml:space="preserve"> </w:t>
      </w:r>
      <w:r>
        <w:rPr>
          <w:w w:val="105"/>
        </w:rPr>
        <w:t>environnementales</w:t>
      </w:r>
      <w:r>
        <w:rPr>
          <w:spacing w:val="-9"/>
          <w:w w:val="105"/>
        </w:rPr>
        <w:t xml:space="preserve"> </w:t>
      </w:r>
      <w:r>
        <w:rPr>
          <w:w w:val="105"/>
        </w:rPr>
        <w:t>varient</w:t>
      </w:r>
      <w:r>
        <w:rPr>
          <w:spacing w:val="-9"/>
          <w:w w:val="105"/>
        </w:rPr>
        <w:t xml:space="preserve"> </w:t>
      </w:r>
      <w:r>
        <w:rPr>
          <w:w w:val="105"/>
        </w:rPr>
        <w:t>considérablement</w:t>
      </w:r>
      <w:r>
        <w:rPr>
          <w:spacing w:val="-9"/>
          <w:w w:val="105"/>
        </w:rPr>
        <w:t xml:space="preserve"> </w:t>
      </w:r>
      <w:r>
        <w:rPr>
          <w:w w:val="105"/>
        </w:rPr>
        <w:t>en</w:t>
      </w:r>
      <w:r>
        <w:rPr>
          <w:spacing w:val="-9"/>
          <w:w w:val="105"/>
        </w:rPr>
        <w:t xml:space="preserve"> </w:t>
      </w:r>
      <w:r>
        <w:rPr>
          <w:w w:val="105"/>
        </w:rPr>
        <w:t>fonction de</w:t>
      </w:r>
      <w:r>
        <w:rPr>
          <w:spacing w:val="38"/>
          <w:w w:val="105"/>
        </w:rPr>
        <w:t xml:space="preserve"> </w:t>
      </w:r>
      <w:r>
        <w:rPr>
          <w:w w:val="105"/>
        </w:rPr>
        <w:t>l’altitude</w:t>
      </w:r>
      <w:r>
        <w:rPr>
          <w:spacing w:val="38"/>
          <w:w w:val="105"/>
        </w:rPr>
        <w:t xml:space="preserve"> </w:t>
      </w:r>
      <w:r>
        <w:rPr>
          <w:w w:val="105"/>
        </w:rPr>
        <w:t>et</w:t>
      </w:r>
      <w:r>
        <w:rPr>
          <w:spacing w:val="38"/>
          <w:w w:val="105"/>
        </w:rPr>
        <w:t xml:space="preserve"> </w:t>
      </w:r>
      <w:r>
        <w:rPr>
          <w:w w:val="105"/>
        </w:rPr>
        <w:t>les</w:t>
      </w:r>
      <w:r>
        <w:rPr>
          <w:spacing w:val="38"/>
          <w:w w:val="105"/>
        </w:rPr>
        <w:t xml:space="preserve"> </w:t>
      </w:r>
      <w:r>
        <w:rPr>
          <w:w w:val="105"/>
        </w:rPr>
        <w:t>paramètres</w:t>
      </w:r>
      <w:r>
        <w:rPr>
          <w:spacing w:val="38"/>
          <w:w w:val="105"/>
        </w:rPr>
        <w:t xml:space="preserve"> </w:t>
      </w:r>
      <w:r>
        <w:rPr>
          <w:w w:val="105"/>
        </w:rPr>
        <w:t>physiques</w:t>
      </w:r>
      <w:r>
        <w:rPr>
          <w:spacing w:val="38"/>
          <w:w w:val="105"/>
        </w:rPr>
        <w:t xml:space="preserve"> </w:t>
      </w:r>
      <w:r>
        <w:rPr>
          <w:w w:val="105"/>
        </w:rPr>
        <w:t>tels</w:t>
      </w:r>
      <w:r>
        <w:rPr>
          <w:spacing w:val="38"/>
          <w:w w:val="105"/>
        </w:rPr>
        <w:t xml:space="preserve"> </w:t>
      </w:r>
      <w:r>
        <w:rPr>
          <w:w w:val="105"/>
        </w:rPr>
        <w:t>que</w:t>
      </w:r>
      <w:r>
        <w:rPr>
          <w:spacing w:val="38"/>
          <w:w w:val="105"/>
        </w:rPr>
        <w:t xml:space="preserve"> </w:t>
      </w:r>
      <w:r>
        <w:rPr>
          <w:w w:val="105"/>
        </w:rPr>
        <w:t>la</w:t>
      </w:r>
      <w:r>
        <w:rPr>
          <w:spacing w:val="38"/>
          <w:w w:val="105"/>
        </w:rPr>
        <w:t xml:space="preserve"> </w:t>
      </w:r>
      <w:r>
        <w:rPr>
          <w:w w:val="105"/>
        </w:rPr>
        <w:t>température,</w:t>
      </w:r>
      <w:r>
        <w:rPr>
          <w:spacing w:val="38"/>
          <w:w w:val="105"/>
        </w:rPr>
        <w:t xml:space="preserve"> </w:t>
      </w:r>
      <w:r>
        <w:rPr>
          <w:w w:val="105"/>
        </w:rPr>
        <w:t>la</w:t>
      </w:r>
      <w:r>
        <w:rPr>
          <w:spacing w:val="38"/>
          <w:w w:val="105"/>
        </w:rPr>
        <w:t xml:space="preserve"> </w:t>
      </w:r>
      <w:r>
        <w:rPr>
          <w:w w:val="105"/>
        </w:rPr>
        <w:t>pression</w:t>
      </w:r>
      <w:r>
        <w:rPr>
          <w:spacing w:val="38"/>
          <w:w w:val="105"/>
        </w:rPr>
        <w:t xml:space="preserve"> </w:t>
      </w:r>
      <w:r>
        <w:rPr>
          <w:w w:val="105"/>
        </w:rPr>
        <w:t>et les conditions de vent peuvent influencer le bon fonctionnement des composants électroniques et des actionneurs de notre système.</w:t>
      </w:r>
    </w:p>
    <w:p w14:paraId="099D6E60" w14:textId="77777777" w:rsidR="007F7DC4" w:rsidRDefault="007F7DC4">
      <w:pPr>
        <w:pStyle w:val="Corpsdetexte"/>
      </w:pPr>
    </w:p>
    <w:p w14:paraId="77A00528" w14:textId="77777777" w:rsidR="007F7DC4" w:rsidRDefault="007F7DC4">
      <w:pPr>
        <w:pStyle w:val="Corpsdetexte"/>
      </w:pPr>
    </w:p>
    <w:p w14:paraId="50F2B6C8" w14:textId="77777777" w:rsidR="007F7DC4" w:rsidRDefault="007F7DC4">
      <w:pPr>
        <w:pStyle w:val="Corpsdetexte"/>
      </w:pPr>
    </w:p>
    <w:p w14:paraId="0A5AFC30" w14:textId="77777777" w:rsidR="007F7DC4" w:rsidRDefault="007F7DC4">
      <w:pPr>
        <w:pStyle w:val="Corpsdetexte"/>
      </w:pPr>
    </w:p>
    <w:p w14:paraId="5F8975A2" w14:textId="77777777" w:rsidR="007F7DC4" w:rsidRDefault="007F7DC4">
      <w:pPr>
        <w:pStyle w:val="Corpsdetexte"/>
      </w:pPr>
    </w:p>
    <w:p w14:paraId="3772AA88" w14:textId="77777777" w:rsidR="007F7DC4" w:rsidRDefault="007F7DC4">
      <w:pPr>
        <w:pStyle w:val="Corpsdetexte"/>
      </w:pPr>
    </w:p>
    <w:p w14:paraId="450505B6" w14:textId="77777777" w:rsidR="007F7DC4" w:rsidRDefault="007F7DC4">
      <w:pPr>
        <w:pStyle w:val="Corpsdetexte"/>
      </w:pPr>
    </w:p>
    <w:p w14:paraId="6CB8FCF1" w14:textId="77777777" w:rsidR="007F7DC4" w:rsidRDefault="007F7DC4">
      <w:pPr>
        <w:pStyle w:val="Corpsdetexte"/>
      </w:pPr>
    </w:p>
    <w:p w14:paraId="0FCCA3FD" w14:textId="77777777" w:rsidR="007F7DC4" w:rsidRDefault="007F7DC4">
      <w:pPr>
        <w:pStyle w:val="Corpsdetexte"/>
      </w:pPr>
    </w:p>
    <w:p w14:paraId="38BBCCE5" w14:textId="77777777" w:rsidR="007F7DC4" w:rsidRDefault="007F7DC4">
      <w:pPr>
        <w:pStyle w:val="Corpsdetexte"/>
      </w:pPr>
    </w:p>
    <w:p w14:paraId="17B03892" w14:textId="77777777" w:rsidR="007F7DC4" w:rsidRDefault="007F7DC4">
      <w:pPr>
        <w:pStyle w:val="Corpsdetexte"/>
      </w:pPr>
    </w:p>
    <w:p w14:paraId="5E770889" w14:textId="77777777" w:rsidR="007F7DC4" w:rsidRDefault="007F7DC4">
      <w:pPr>
        <w:pStyle w:val="Corpsdetexte"/>
      </w:pPr>
    </w:p>
    <w:p w14:paraId="178F6543" w14:textId="77777777" w:rsidR="007F7DC4" w:rsidRDefault="007F7DC4">
      <w:pPr>
        <w:pStyle w:val="Corpsdetexte"/>
      </w:pPr>
    </w:p>
    <w:p w14:paraId="732C679F" w14:textId="77777777" w:rsidR="007F7DC4" w:rsidRDefault="007F7DC4">
      <w:pPr>
        <w:pStyle w:val="Corpsdetexte"/>
      </w:pPr>
    </w:p>
    <w:p w14:paraId="09902604" w14:textId="77777777" w:rsidR="007F7DC4" w:rsidRDefault="007F7DC4">
      <w:pPr>
        <w:pStyle w:val="Corpsdetexte"/>
      </w:pPr>
    </w:p>
    <w:p w14:paraId="7A0F269D" w14:textId="77777777" w:rsidR="007F7DC4" w:rsidRDefault="007F7DC4">
      <w:pPr>
        <w:pStyle w:val="Corpsdetexte"/>
      </w:pPr>
    </w:p>
    <w:p w14:paraId="324959F6" w14:textId="77777777" w:rsidR="007F7DC4" w:rsidRDefault="007F7DC4">
      <w:pPr>
        <w:pStyle w:val="Corpsdetexte"/>
      </w:pPr>
    </w:p>
    <w:p w14:paraId="430CEED6" w14:textId="77777777" w:rsidR="007F7DC4" w:rsidRDefault="007F7DC4">
      <w:pPr>
        <w:pStyle w:val="Corpsdetexte"/>
      </w:pPr>
    </w:p>
    <w:p w14:paraId="6233519F" w14:textId="77777777" w:rsidR="007F7DC4" w:rsidRDefault="007F7DC4">
      <w:pPr>
        <w:pStyle w:val="Corpsdetexte"/>
      </w:pPr>
    </w:p>
    <w:p w14:paraId="65CF1E58" w14:textId="77777777" w:rsidR="007F7DC4" w:rsidRDefault="007F7DC4">
      <w:pPr>
        <w:pStyle w:val="Corpsdetexte"/>
        <w:spacing w:before="147"/>
      </w:pPr>
    </w:p>
    <w:p w14:paraId="55CC1126" w14:textId="77777777" w:rsidR="007F7DC4" w:rsidRDefault="00000000">
      <w:pPr>
        <w:pStyle w:val="Corpsdetexte"/>
        <w:spacing w:line="600" w:lineRule="atLeast"/>
        <w:ind w:left="457" w:right="507" w:hanging="171"/>
      </w:pPr>
      <w:bookmarkStart w:id="57" w:name="_bookmark11"/>
      <w:bookmarkEnd w:id="57"/>
      <w:r>
        <w:rPr>
          <w:rFonts w:ascii="Cambria" w:hAnsi="Cambria"/>
          <w:w w:val="105"/>
        </w:rPr>
        <w:t>F</w:t>
      </w:r>
      <w:r>
        <w:rPr>
          <w:rFonts w:ascii="Cambria" w:hAnsi="Cambria"/>
          <w:smallCaps/>
          <w:w w:val="105"/>
        </w:rPr>
        <w:t>igure</w:t>
      </w:r>
      <w:r>
        <w:rPr>
          <w:rFonts w:ascii="Cambria" w:hAnsi="Cambria"/>
          <w:spacing w:val="40"/>
          <w:w w:val="105"/>
        </w:rPr>
        <w:t xml:space="preserve"> </w:t>
      </w:r>
      <w:r>
        <w:rPr>
          <w:rFonts w:ascii="Cambria" w:hAnsi="Cambria"/>
          <w:w w:val="105"/>
        </w:rPr>
        <w:t>2</w:t>
      </w:r>
      <w:r>
        <w:rPr>
          <w:rFonts w:ascii="Cambria" w:hAnsi="Cambria"/>
          <w:spacing w:val="40"/>
          <w:w w:val="105"/>
        </w:rPr>
        <w:t xml:space="preserve"> </w:t>
      </w:r>
      <w:r>
        <w:rPr>
          <w:w w:val="105"/>
        </w:rPr>
        <w:t>–</w:t>
      </w:r>
      <w:r>
        <w:rPr>
          <w:spacing w:val="38"/>
          <w:w w:val="105"/>
        </w:rPr>
        <w:t xml:space="preserve"> </w:t>
      </w:r>
      <w:r>
        <w:rPr>
          <w:w w:val="105"/>
        </w:rPr>
        <w:t>Profil</w:t>
      </w:r>
      <w:r>
        <w:rPr>
          <w:spacing w:val="38"/>
          <w:w w:val="105"/>
        </w:rPr>
        <w:t xml:space="preserve"> </w:t>
      </w:r>
      <w:r>
        <w:rPr>
          <w:w w:val="105"/>
        </w:rPr>
        <w:t>de</w:t>
      </w:r>
      <w:r>
        <w:rPr>
          <w:spacing w:val="37"/>
          <w:w w:val="105"/>
        </w:rPr>
        <w:t xml:space="preserve"> </w:t>
      </w:r>
      <w:r>
        <w:rPr>
          <w:w w:val="105"/>
        </w:rPr>
        <w:t>température</w:t>
      </w:r>
      <w:r>
        <w:rPr>
          <w:spacing w:val="37"/>
          <w:w w:val="105"/>
        </w:rPr>
        <w:t xml:space="preserve"> </w:t>
      </w:r>
      <w:r>
        <w:rPr>
          <w:w w:val="105"/>
        </w:rPr>
        <w:t>en</w:t>
      </w:r>
      <w:r>
        <w:rPr>
          <w:spacing w:val="38"/>
          <w:w w:val="105"/>
        </w:rPr>
        <w:t xml:space="preserve"> </w:t>
      </w:r>
      <w:r>
        <w:rPr>
          <w:w w:val="105"/>
        </w:rPr>
        <w:t>fonction</w:t>
      </w:r>
      <w:r>
        <w:rPr>
          <w:spacing w:val="37"/>
          <w:w w:val="105"/>
        </w:rPr>
        <w:t xml:space="preserve"> </w:t>
      </w:r>
      <w:r>
        <w:rPr>
          <w:w w:val="105"/>
        </w:rPr>
        <w:t>de</w:t>
      </w:r>
      <w:r>
        <w:rPr>
          <w:spacing w:val="37"/>
          <w:w w:val="105"/>
        </w:rPr>
        <w:t xml:space="preserve"> </w:t>
      </w:r>
      <w:r>
        <w:rPr>
          <w:w w:val="105"/>
        </w:rPr>
        <w:t>l’altitude</w:t>
      </w:r>
      <w:r>
        <w:rPr>
          <w:spacing w:val="37"/>
          <w:w w:val="105"/>
        </w:rPr>
        <w:t xml:space="preserve"> </w:t>
      </w:r>
      <w:r>
        <w:rPr>
          <w:w w:val="105"/>
        </w:rPr>
        <w:t>dans</w:t>
      </w:r>
      <w:r>
        <w:rPr>
          <w:spacing w:val="37"/>
          <w:w w:val="105"/>
        </w:rPr>
        <w:t xml:space="preserve"> </w:t>
      </w:r>
      <w:r>
        <w:rPr>
          <w:w w:val="105"/>
        </w:rPr>
        <w:t>l’atmosphère Le</w:t>
      </w:r>
      <w:r>
        <w:rPr>
          <w:spacing w:val="-2"/>
          <w:w w:val="105"/>
        </w:rPr>
        <w:t xml:space="preserve"> </w:t>
      </w:r>
      <w:r>
        <w:rPr>
          <w:w w:val="105"/>
        </w:rPr>
        <w:t>diagramme</w:t>
      </w:r>
      <w:r>
        <w:rPr>
          <w:spacing w:val="-2"/>
          <w:w w:val="105"/>
        </w:rPr>
        <w:t xml:space="preserve"> </w:t>
      </w:r>
      <w:hyperlink w:anchor="_bookmark11">
        <w:r w:rsidR="007F7DC4">
          <w:rPr>
            <w:w w:val="105"/>
          </w:rPr>
          <w:t>2</w:t>
        </w:r>
      </w:hyperlink>
      <w:r>
        <w:rPr>
          <w:spacing w:val="-2"/>
          <w:w w:val="105"/>
        </w:rPr>
        <w:t xml:space="preserve"> </w:t>
      </w:r>
      <w:r>
        <w:rPr>
          <w:w w:val="105"/>
        </w:rPr>
        <w:t>représente</w:t>
      </w:r>
      <w:r>
        <w:rPr>
          <w:spacing w:val="-3"/>
          <w:w w:val="105"/>
        </w:rPr>
        <w:t xml:space="preserve"> </w:t>
      </w:r>
      <w:r>
        <w:rPr>
          <w:w w:val="105"/>
        </w:rPr>
        <w:t>la</w:t>
      </w:r>
      <w:r>
        <w:rPr>
          <w:spacing w:val="-2"/>
          <w:w w:val="105"/>
        </w:rPr>
        <w:t xml:space="preserve"> </w:t>
      </w:r>
      <w:r>
        <w:rPr>
          <w:w w:val="105"/>
        </w:rPr>
        <w:t>variation</w:t>
      </w:r>
      <w:r>
        <w:rPr>
          <w:spacing w:val="-3"/>
          <w:w w:val="105"/>
        </w:rPr>
        <w:t xml:space="preserve"> </w:t>
      </w:r>
      <w:r>
        <w:rPr>
          <w:w w:val="105"/>
        </w:rPr>
        <w:t>de</w:t>
      </w:r>
      <w:r>
        <w:rPr>
          <w:spacing w:val="-2"/>
          <w:w w:val="105"/>
        </w:rPr>
        <w:t xml:space="preserve"> </w:t>
      </w:r>
      <w:r>
        <w:rPr>
          <w:w w:val="105"/>
        </w:rPr>
        <w:t>température</w:t>
      </w:r>
      <w:r>
        <w:rPr>
          <w:spacing w:val="-3"/>
          <w:w w:val="105"/>
        </w:rPr>
        <w:t xml:space="preserve"> </w:t>
      </w:r>
      <w:r>
        <w:rPr>
          <w:w w:val="105"/>
        </w:rPr>
        <w:t>selon</w:t>
      </w:r>
      <w:r>
        <w:rPr>
          <w:spacing w:val="-3"/>
          <w:w w:val="105"/>
        </w:rPr>
        <w:t xml:space="preserve"> </w:t>
      </w:r>
      <w:r>
        <w:rPr>
          <w:w w:val="105"/>
        </w:rPr>
        <w:t>l’altitude.</w:t>
      </w:r>
      <w:r>
        <w:rPr>
          <w:spacing w:val="-3"/>
          <w:w w:val="105"/>
        </w:rPr>
        <w:t xml:space="preserve"> </w:t>
      </w:r>
      <w:r>
        <w:rPr>
          <w:w w:val="105"/>
        </w:rPr>
        <w:t>L’</w:t>
      </w:r>
      <w:proofErr w:type="spellStart"/>
      <w:r>
        <w:rPr>
          <w:w w:val="105"/>
        </w:rPr>
        <w:t>aéro</w:t>
      </w:r>
      <w:proofErr w:type="spellEnd"/>
      <w:r>
        <w:rPr>
          <w:w w:val="105"/>
        </w:rPr>
        <w:t>-</w:t>
      </w:r>
    </w:p>
    <w:p w14:paraId="10BAD053" w14:textId="77777777" w:rsidR="007F7DC4" w:rsidRDefault="00000000">
      <w:pPr>
        <w:pStyle w:val="Corpsdetexte"/>
        <w:spacing w:before="19" w:line="252" w:lineRule="auto"/>
        <w:ind w:left="105" w:right="524"/>
        <w:jc w:val="both"/>
      </w:pPr>
      <w:proofErr w:type="gramStart"/>
      <w:r>
        <w:rPr>
          <w:w w:val="105"/>
        </w:rPr>
        <w:t>stat</w:t>
      </w:r>
      <w:proofErr w:type="gramEnd"/>
      <w:r>
        <w:rPr>
          <w:spacing w:val="-8"/>
          <w:w w:val="105"/>
        </w:rPr>
        <w:t xml:space="preserve"> </w:t>
      </w:r>
      <w:r>
        <w:rPr>
          <w:w w:val="105"/>
        </w:rPr>
        <w:t>doit</w:t>
      </w:r>
      <w:r>
        <w:rPr>
          <w:spacing w:val="-9"/>
          <w:w w:val="105"/>
        </w:rPr>
        <w:t xml:space="preserve"> </w:t>
      </w:r>
      <w:r>
        <w:rPr>
          <w:w w:val="105"/>
        </w:rPr>
        <w:t>donc</w:t>
      </w:r>
      <w:r>
        <w:rPr>
          <w:spacing w:val="-8"/>
          <w:w w:val="105"/>
        </w:rPr>
        <w:t xml:space="preserve"> </w:t>
      </w:r>
      <w:r>
        <w:rPr>
          <w:w w:val="105"/>
        </w:rPr>
        <w:t>faire</w:t>
      </w:r>
      <w:r>
        <w:rPr>
          <w:spacing w:val="-8"/>
          <w:w w:val="105"/>
        </w:rPr>
        <w:t xml:space="preserve"> </w:t>
      </w:r>
      <w:r>
        <w:rPr>
          <w:w w:val="105"/>
        </w:rPr>
        <w:t>face</w:t>
      </w:r>
      <w:r>
        <w:rPr>
          <w:spacing w:val="-8"/>
          <w:w w:val="105"/>
        </w:rPr>
        <w:t xml:space="preserve"> </w:t>
      </w:r>
      <w:r>
        <w:rPr>
          <w:w w:val="105"/>
        </w:rPr>
        <w:t>à</w:t>
      </w:r>
      <w:r>
        <w:rPr>
          <w:spacing w:val="-8"/>
          <w:w w:val="105"/>
        </w:rPr>
        <w:t xml:space="preserve"> </w:t>
      </w:r>
      <w:r>
        <w:rPr>
          <w:w w:val="105"/>
        </w:rPr>
        <w:t>des</w:t>
      </w:r>
      <w:r>
        <w:rPr>
          <w:spacing w:val="-8"/>
          <w:w w:val="105"/>
        </w:rPr>
        <w:t xml:space="preserve"> </w:t>
      </w:r>
      <w:r>
        <w:rPr>
          <w:w w:val="105"/>
        </w:rPr>
        <w:t>températures</w:t>
      </w:r>
      <w:r>
        <w:rPr>
          <w:spacing w:val="-8"/>
          <w:w w:val="105"/>
        </w:rPr>
        <w:t xml:space="preserve"> </w:t>
      </w:r>
      <w:r>
        <w:rPr>
          <w:w w:val="105"/>
        </w:rPr>
        <w:t>extrêmement</w:t>
      </w:r>
      <w:r>
        <w:rPr>
          <w:spacing w:val="-8"/>
          <w:w w:val="105"/>
        </w:rPr>
        <w:t xml:space="preserve"> </w:t>
      </w:r>
      <w:r>
        <w:rPr>
          <w:w w:val="105"/>
        </w:rPr>
        <w:t>basses</w:t>
      </w:r>
      <w:r>
        <w:rPr>
          <w:spacing w:val="-8"/>
          <w:w w:val="105"/>
        </w:rPr>
        <w:t xml:space="preserve"> </w:t>
      </w:r>
      <w:r>
        <w:rPr>
          <w:w w:val="105"/>
        </w:rPr>
        <w:t>ce</w:t>
      </w:r>
      <w:r>
        <w:rPr>
          <w:spacing w:val="-8"/>
          <w:w w:val="105"/>
        </w:rPr>
        <w:t xml:space="preserve"> </w:t>
      </w:r>
      <w:r>
        <w:rPr>
          <w:w w:val="105"/>
        </w:rPr>
        <w:t>qui</w:t>
      </w:r>
      <w:r>
        <w:rPr>
          <w:spacing w:val="-8"/>
          <w:w w:val="105"/>
        </w:rPr>
        <w:t xml:space="preserve"> </w:t>
      </w:r>
      <w:r>
        <w:rPr>
          <w:w w:val="105"/>
        </w:rPr>
        <w:t>peut</w:t>
      </w:r>
      <w:r>
        <w:rPr>
          <w:spacing w:val="-8"/>
          <w:w w:val="105"/>
        </w:rPr>
        <w:t xml:space="preserve"> </w:t>
      </w:r>
      <w:r>
        <w:rPr>
          <w:w w:val="105"/>
        </w:rPr>
        <w:t>justifier l’intégration de modules de réchauffage pour protéger les composants électriques et garantir qu’ils restent dans leur bonne plage de fonctionnement garantie par le constructeur. Ainsi, il faudrait ajouter des chauffages résistifs pour maintenir une température de fonctionnement stable.</w:t>
      </w:r>
    </w:p>
    <w:p w14:paraId="69D6BABE" w14:textId="77777777" w:rsidR="007F7DC4" w:rsidRDefault="007F7DC4">
      <w:pPr>
        <w:pStyle w:val="Corpsdetexte"/>
        <w:spacing w:before="9"/>
      </w:pPr>
    </w:p>
    <w:p w14:paraId="6DC70CDF" w14:textId="77777777" w:rsidR="007F7DC4" w:rsidRDefault="00000000">
      <w:pPr>
        <w:pStyle w:val="Corpsdetexte"/>
        <w:spacing w:line="252" w:lineRule="auto"/>
        <w:ind w:left="105" w:right="507" w:firstLine="351"/>
      </w:pPr>
      <w:r>
        <w:rPr>
          <w:w w:val="105"/>
        </w:rPr>
        <w:t>Cependant,</w:t>
      </w:r>
      <w:r>
        <w:rPr>
          <w:spacing w:val="29"/>
          <w:w w:val="105"/>
        </w:rPr>
        <w:t xml:space="preserve"> </w:t>
      </w:r>
      <w:r>
        <w:rPr>
          <w:w w:val="105"/>
        </w:rPr>
        <w:t>si</w:t>
      </w:r>
      <w:r>
        <w:rPr>
          <w:spacing w:val="29"/>
          <w:w w:val="105"/>
        </w:rPr>
        <w:t xml:space="preserve"> </w:t>
      </w:r>
      <w:r>
        <w:rPr>
          <w:w w:val="105"/>
        </w:rPr>
        <w:t>nous</w:t>
      </w:r>
      <w:r>
        <w:rPr>
          <w:spacing w:val="29"/>
          <w:w w:val="105"/>
        </w:rPr>
        <w:t xml:space="preserve"> </w:t>
      </w:r>
      <w:r>
        <w:rPr>
          <w:w w:val="105"/>
        </w:rPr>
        <w:t>voulons</w:t>
      </w:r>
      <w:r>
        <w:rPr>
          <w:spacing w:val="29"/>
          <w:w w:val="105"/>
        </w:rPr>
        <w:t xml:space="preserve"> </w:t>
      </w:r>
      <w:r>
        <w:rPr>
          <w:w w:val="105"/>
        </w:rPr>
        <w:t>pouvoir</w:t>
      </w:r>
      <w:r>
        <w:rPr>
          <w:spacing w:val="29"/>
          <w:w w:val="105"/>
        </w:rPr>
        <w:t xml:space="preserve"> </w:t>
      </w:r>
      <w:r>
        <w:rPr>
          <w:w w:val="105"/>
        </w:rPr>
        <w:t>garantir</w:t>
      </w:r>
      <w:r>
        <w:rPr>
          <w:spacing w:val="29"/>
          <w:w w:val="105"/>
        </w:rPr>
        <w:t xml:space="preserve"> </w:t>
      </w:r>
      <w:r>
        <w:rPr>
          <w:w w:val="105"/>
        </w:rPr>
        <w:t>la</w:t>
      </w:r>
      <w:r>
        <w:rPr>
          <w:spacing w:val="29"/>
          <w:w w:val="105"/>
        </w:rPr>
        <w:t xml:space="preserve"> </w:t>
      </w:r>
      <w:r>
        <w:rPr>
          <w:w w:val="105"/>
        </w:rPr>
        <w:t>résistance</w:t>
      </w:r>
      <w:r>
        <w:rPr>
          <w:spacing w:val="29"/>
          <w:w w:val="105"/>
        </w:rPr>
        <w:t xml:space="preserve"> </w:t>
      </w:r>
      <w:r>
        <w:rPr>
          <w:w w:val="105"/>
        </w:rPr>
        <w:t>de</w:t>
      </w:r>
      <w:r>
        <w:rPr>
          <w:spacing w:val="29"/>
          <w:w w:val="105"/>
        </w:rPr>
        <w:t xml:space="preserve"> </w:t>
      </w:r>
      <w:r>
        <w:rPr>
          <w:w w:val="105"/>
        </w:rPr>
        <w:t>ce</w:t>
      </w:r>
      <w:r>
        <w:rPr>
          <w:spacing w:val="29"/>
          <w:w w:val="105"/>
        </w:rPr>
        <w:t xml:space="preserve"> </w:t>
      </w:r>
      <w:r>
        <w:rPr>
          <w:w w:val="105"/>
        </w:rPr>
        <w:t>module</w:t>
      </w:r>
      <w:r>
        <w:rPr>
          <w:spacing w:val="29"/>
          <w:w w:val="105"/>
        </w:rPr>
        <w:t xml:space="preserve"> </w:t>
      </w:r>
      <w:r>
        <w:rPr>
          <w:w w:val="105"/>
        </w:rPr>
        <w:t>à</w:t>
      </w:r>
      <w:r>
        <w:rPr>
          <w:spacing w:val="29"/>
          <w:w w:val="105"/>
        </w:rPr>
        <w:t xml:space="preserve"> </w:t>
      </w:r>
      <w:r>
        <w:rPr>
          <w:w w:val="105"/>
        </w:rPr>
        <w:t>la panne simple alors il faudrait ajouter une source d’alimentation supplémentaire. Dans le cadre de cette étude, au vu des délais et contraintes du projet, pour cette</w:t>
      </w:r>
      <w:r>
        <w:rPr>
          <w:spacing w:val="40"/>
          <w:w w:val="105"/>
        </w:rPr>
        <w:t xml:space="preserve"> </w:t>
      </w:r>
      <w:r>
        <w:rPr>
          <w:w w:val="105"/>
        </w:rPr>
        <w:t xml:space="preserve">version POC nous n’ajouterons pas cette deuxième source d’alimentation et nous passiverons </w:t>
      </w:r>
      <w:ins w:id="58" w:author="Unknown Author" w:date="2025-01-24T10:42:00Z">
        <w:r>
          <w:rPr>
            <w:w w:val="105"/>
          </w:rPr>
          <w:t xml:space="preserve">l’activation du déventement s’il y a un problème sur </w:t>
        </w:r>
      </w:ins>
      <w:r>
        <w:rPr>
          <w:w w:val="105"/>
        </w:rPr>
        <w:t>le système de chauffage.</w:t>
      </w:r>
      <w:commentRangeStart w:id="59"/>
      <w:commentRangeEnd w:id="59"/>
      <w:del w:id="60" w:author="Unknown Author" w:date="2025-01-28T13:12:00Z">
        <w:r>
          <w:commentReference w:id="59"/>
        </w:r>
      </w:del>
    </w:p>
    <w:p w14:paraId="0845BEE7" w14:textId="77777777" w:rsidR="007F7DC4" w:rsidRDefault="007F7DC4">
      <w:pPr>
        <w:pStyle w:val="Corpsdetexte"/>
        <w:spacing w:before="8"/>
      </w:pPr>
    </w:p>
    <w:p w14:paraId="76B94901" w14:textId="77777777" w:rsidR="007F7DC4" w:rsidRDefault="00000000">
      <w:pPr>
        <w:pStyle w:val="Corpsdetexte"/>
        <w:spacing w:before="1" w:line="252" w:lineRule="auto"/>
        <w:ind w:left="105" w:right="507" w:firstLine="351"/>
        <w:sectPr w:rsidR="007F7DC4">
          <w:headerReference w:type="default" r:id="rId27"/>
          <w:footerReference w:type="default" r:id="rId28"/>
          <w:pgSz w:w="11906" w:h="16838"/>
          <w:pgMar w:top="1720" w:right="1260" w:bottom="1440" w:left="1680" w:header="1134" w:footer="1255" w:gutter="0"/>
          <w:cols w:space="720"/>
          <w:formProt w:val="0"/>
          <w:docGrid w:linePitch="100" w:charSpace="4096"/>
        </w:sectPr>
      </w:pPr>
      <w:r>
        <w:rPr>
          <w:w w:val="105"/>
        </w:rPr>
        <w:t>Nous</w:t>
      </w:r>
      <w:r>
        <w:rPr>
          <w:spacing w:val="28"/>
          <w:w w:val="105"/>
        </w:rPr>
        <w:t xml:space="preserve"> </w:t>
      </w:r>
      <w:r>
        <w:rPr>
          <w:w w:val="105"/>
        </w:rPr>
        <w:t>n’aurons</w:t>
      </w:r>
      <w:r>
        <w:rPr>
          <w:spacing w:val="28"/>
          <w:w w:val="105"/>
        </w:rPr>
        <w:t xml:space="preserve"> </w:t>
      </w:r>
      <w:r>
        <w:rPr>
          <w:w w:val="105"/>
        </w:rPr>
        <w:t>donc</w:t>
      </w:r>
      <w:r>
        <w:rPr>
          <w:spacing w:val="28"/>
          <w:w w:val="105"/>
        </w:rPr>
        <w:t xml:space="preserve"> </w:t>
      </w:r>
      <w:r>
        <w:rPr>
          <w:w w:val="105"/>
        </w:rPr>
        <w:t>pas</w:t>
      </w:r>
      <w:r>
        <w:rPr>
          <w:spacing w:val="28"/>
          <w:w w:val="105"/>
        </w:rPr>
        <w:t xml:space="preserve"> </w:t>
      </w:r>
      <w:r>
        <w:rPr>
          <w:w w:val="105"/>
        </w:rPr>
        <w:t>une</w:t>
      </w:r>
      <w:r>
        <w:rPr>
          <w:spacing w:val="28"/>
          <w:w w:val="105"/>
        </w:rPr>
        <w:t xml:space="preserve"> </w:t>
      </w:r>
      <w:r>
        <w:rPr>
          <w:w w:val="105"/>
        </w:rPr>
        <w:t>garantie</w:t>
      </w:r>
      <w:r>
        <w:rPr>
          <w:spacing w:val="28"/>
          <w:w w:val="105"/>
        </w:rPr>
        <w:t xml:space="preserve"> </w:t>
      </w:r>
      <w:r>
        <w:rPr>
          <w:w w:val="105"/>
        </w:rPr>
        <w:t>sur</w:t>
      </w:r>
      <w:r>
        <w:rPr>
          <w:spacing w:val="28"/>
          <w:w w:val="105"/>
        </w:rPr>
        <w:t xml:space="preserve"> </w:t>
      </w:r>
      <w:r>
        <w:rPr>
          <w:w w:val="105"/>
        </w:rPr>
        <w:t>la</w:t>
      </w:r>
      <w:r>
        <w:rPr>
          <w:spacing w:val="28"/>
          <w:w w:val="105"/>
        </w:rPr>
        <w:t xml:space="preserve"> </w:t>
      </w:r>
      <w:r>
        <w:rPr>
          <w:w w:val="105"/>
        </w:rPr>
        <w:t>panne</w:t>
      </w:r>
      <w:r>
        <w:rPr>
          <w:spacing w:val="28"/>
          <w:w w:val="105"/>
        </w:rPr>
        <w:t xml:space="preserve"> </w:t>
      </w:r>
      <w:r>
        <w:rPr>
          <w:w w:val="105"/>
        </w:rPr>
        <w:t>retard</w:t>
      </w:r>
      <w:r>
        <w:rPr>
          <w:spacing w:val="28"/>
          <w:w w:val="105"/>
        </w:rPr>
        <w:t xml:space="preserve"> </w:t>
      </w:r>
      <w:r>
        <w:rPr>
          <w:w w:val="105"/>
        </w:rPr>
        <w:t>mais</w:t>
      </w:r>
      <w:r>
        <w:rPr>
          <w:spacing w:val="28"/>
          <w:w w:val="105"/>
        </w:rPr>
        <w:t xml:space="preserve"> </w:t>
      </w:r>
      <w:r>
        <w:rPr>
          <w:w w:val="105"/>
        </w:rPr>
        <w:t>pas</w:t>
      </w:r>
      <w:r>
        <w:rPr>
          <w:spacing w:val="28"/>
          <w:w w:val="105"/>
        </w:rPr>
        <w:t xml:space="preserve"> </w:t>
      </w:r>
      <w:r>
        <w:rPr>
          <w:w w:val="105"/>
        </w:rPr>
        <w:t>de</w:t>
      </w:r>
      <w:r>
        <w:rPr>
          <w:spacing w:val="28"/>
          <w:w w:val="105"/>
        </w:rPr>
        <w:t xml:space="preserve"> </w:t>
      </w:r>
      <w:r>
        <w:rPr>
          <w:w w:val="105"/>
        </w:rPr>
        <w:t>risque sur la panne avance (ce qui correspond au cahier des charges).</w:t>
      </w:r>
    </w:p>
    <w:p w14:paraId="3D32A832" w14:textId="77777777" w:rsidR="007F7DC4" w:rsidRDefault="00000000">
      <w:pPr>
        <w:pStyle w:val="Titre1"/>
        <w:numPr>
          <w:ilvl w:val="0"/>
          <w:numId w:val="14"/>
        </w:numPr>
        <w:tabs>
          <w:tab w:val="left" w:pos="663"/>
        </w:tabs>
        <w:spacing w:line="264" w:lineRule="auto"/>
        <w:ind w:right="524"/>
      </w:pPr>
      <w:bookmarkStart w:id="61" w:name="_bookmark12"/>
      <w:bookmarkStart w:id="62" w:name="Architecture_du_système_de_bord_de_la_pa"/>
      <w:bookmarkEnd w:id="61"/>
      <w:bookmarkEnd w:id="62"/>
      <w:r>
        <w:lastRenderedPageBreak/>
        <w:t>Architecture</w:t>
      </w:r>
      <w:r>
        <w:rPr>
          <w:spacing w:val="80"/>
        </w:rPr>
        <w:t xml:space="preserve"> </w:t>
      </w:r>
      <w:r>
        <w:t>du</w:t>
      </w:r>
      <w:r>
        <w:rPr>
          <w:spacing w:val="80"/>
        </w:rPr>
        <w:t xml:space="preserve"> </w:t>
      </w:r>
      <w:r>
        <w:t>système</w:t>
      </w:r>
      <w:r>
        <w:rPr>
          <w:spacing w:val="80"/>
        </w:rPr>
        <w:t xml:space="preserve"> </w:t>
      </w:r>
      <w:del w:id="63" w:author="Unknown Author" w:date="2025-01-24T10:42:00Z">
        <w:r>
          <w:rPr>
            <w:spacing w:val="80"/>
          </w:rPr>
          <w:delText xml:space="preserve">de </w:delText>
        </w:r>
        <w:commentRangeStart w:id="64"/>
        <w:commentRangeEnd w:id="64"/>
        <w:r>
          <w:commentReference w:id="64"/>
        </w:r>
      </w:del>
      <w:r>
        <w:t>bord</w:t>
      </w:r>
      <w:r>
        <w:rPr>
          <w:spacing w:val="80"/>
        </w:rPr>
        <w:t xml:space="preserve"> </w:t>
      </w:r>
      <w:r>
        <w:t>de</w:t>
      </w:r>
      <w:r>
        <w:rPr>
          <w:spacing w:val="80"/>
        </w:rPr>
        <w:t xml:space="preserve"> </w:t>
      </w:r>
      <w:r>
        <w:t>la</w:t>
      </w:r>
      <w:r>
        <w:rPr>
          <w:spacing w:val="80"/>
        </w:rPr>
        <w:t xml:space="preserve"> </w:t>
      </w:r>
      <w:r>
        <w:t xml:space="preserve">panne </w:t>
      </w:r>
      <w:r>
        <w:rPr>
          <w:spacing w:val="-2"/>
        </w:rPr>
        <w:t>avance</w:t>
      </w:r>
    </w:p>
    <w:p w14:paraId="5B6B5151" w14:textId="77777777" w:rsidR="007F7DC4" w:rsidRDefault="00000000">
      <w:pPr>
        <w:pStyle w:val="Titre2"/>
        <w:numPr>
          <w:ilvl w:val="1"/>
          <w:numId w:val="14"/>
        </w:numPr>
        <w:tabs>
          <w:tab w:val="left" w:pos="824"/>
        </w:tabs>
        <w:spacing w:before="214"/>
      </w:pPr>
      <w:bookmarkStart w:id="65" w:name="_bookmark13"/>
      <w:bookmarkStart w:id="66" w:name="Choix_de_l'architecture_du_système_de_bo"/>
      <w:bookmarkEnd w:id="65"/>
      <w:bookmarkEnd w:id="66"/>
      <w:r>
        <w:rPr>
          <w:w w:val="105"/>
        </w:rPr>
        <w:t>Choix</w:t>
      </w:r>
      <w:r>
        <w:rPr>
          <w:spacing w:val="34"/>
          <w:w w:val="105"/>
        </w:rPr>
        <w:t xml:space="preserve"> </w:t>
      </w:r>
      <w:r>
        <w:rPr>
          <w:w w:val="105"/>
        </w:rPr>
        <w:t>de</w:t>
      </w:r>
      <w:r>
        <w:rPr>
          <w:spacing w:val="35"/>
          <w:w w:val="105"/>
        </w:rPr>
        <w:t xml:space="preserve"> </w:t>
      </w:r>
      <w:r>
        <w:rPr>
          <w:w w:val="105"/>
        </w:rPr>
        <w:t>l’architecture</w:t>
      </w:r>
      <w:r>
        <w:rPr>
          <w:spacing w:val="35"/>
          <w:w w:val="105"/>
        </w:rPr>
        <w:t xml:space="preserve"> </w:t>
      </w:r>
      <w:r>
        <w:rPr>
          <w:w w:val="105"/>
        </w:rPr>
        <w:t>du</w:t>
      </w:r>
      <w:r>
        <w:rPr>
          <w:spacing w:val="35"/>
          <w:w w:val="105"/>
        </w:rPr>
        <w:t xml:space="preserve"> </w:t>
      </w:r>
      <w:r>
        <w:rPr>
          <w:w w:val="105"/>
        </w:rPr>
        <w:t>système</w:t>
      </w:r>
      <w:r>
        <w:rPr>
          <w:spacing w:val="35"/>
          <w:w w:val="105"/>
        </w:rPr>
        <w:t xml:space="preserve"> </w:t>
      </w:r>
      <w:del w:id="67" w:author="Mirc Frederi" w:date="2025-01-06T10:30:00Z">
        <w:r>
          <w:rPr>
            <w:spacing w:val="35"/>
            <w:w w:val="105"/>
          </w:rPr>
          <w:delText>de</w:delText>
        </w:r>
        <w:r>
          <w:rPr>
            <w:spacing w:val="34"/>
            <w:w w:val="105"/>
          </w:rPr>
          <w:delText xml:space="preserve"> </w:delText>
        </w:r>
      </w:del>
      <w:r>
        <w:rPr>
          <w:spacing w:val="-4"/>
          <w:w w:val="105"/>
        </w:rPr>
        <w:t>bord</w:t>
      </w:r>
    </w:p>
    <w:p w14:paraId="3F1B7162" w14:textId="77777777" w:rsidR="007F7DC4" w:rsidRDefault="00000000">
      <w:pPr>
        <w:pStyle w:val="Corpsdetexte"/>
        <w:spacing w:before="157" w:line="252" w:lineRule="auto"/>
        <w:ind w:left="105" w:right="523" w:firstLine="351"/>
        <w:jc w:val="both"/>
      </w:pPr>
      <w:r>
        <w:rPr>
          <w:w w:val="105"/>
        </w:rPr>
        <w:t>Dans</w:t>
      </w:r>
      <w:r>
        <w:rPr>
          <w:spacing w:val="-16"/>
          <w:w w:val="105"/>
        </w:rPr>
        <w:t xml:space="preserve"> </w:t>
      </w:r>
      <w:r>
        <w:rPr>
          <w:w w:val="105"/>
        </w:rPr>
        <w:t>cette</w:t>
      </w:r>
      <w:r>
        <w:rPr>
          <w:spacing w:val="-16"/>
          <w:w w:val="105"/>
        </w:rPr>
        <w:t xml:space="preserve"> </w:t>
      </w:r>
      <w:r>
        <w:rPr>
          <w:w w:val="105"/>
        </w:rPr>
        <w:t>partie,</w:t>
      </w:r>
      <w:r>
        <w:rPr>
          <w:spacing w:val="-16"/>
          <w:w w:val="105"/>
        </w:rPr>
        <w:t xml:space="preserve"> </w:t>
      </w:r>
      <w:r>
        <w:rPr>
          <w:w w:val="105"/>
        </w:rPr>
        <w:t>nous</w:t>
      </w:r>
      <w:r>
        <w:rPr>
          <w:spacing w:val="-15"/>
          <w:w w:val="105"/>
        </w:rPr>
        <w:t xml:space="preserve"> </w:t>
      </w:r>
      <w:r>
        <w:rPr>
          <w:w w:val="105"/>
        </w:rPr>
        <w:t>détaillons</w:t>
      </w:r>
      <w:r>
        <w:rPr>
          <w:spacing w:val="-16"/>
          <w:w w:val="105"/>
        </w:rPr>
        <w:t xml:space="preserve"> </w:t>
      </w:r>
      <w:r>
        <w:rPr>
          <w:w w:val="105"/>
        </w:rPr>
        <w:t>les</w:t>
      </w:r>
      <w:r>
        <w:rPr>
          <w:spacing w:val="-16"/>
          <w:w w:val="105"/>
        </w:rPr>
        <w:t xml:space="preserve"> </w:t>
      </w:r>
      <w:r>
        <w:rPr>
          <w:w w:val="105"/>
        </w:rPr>
        <w:t>choix</w:t>
      </w:r>
      <w:r>
        <w:rPr>
          <w:spacing w:val="-16"/>
          <w:w w:val="105"/>
        </w:rPr>
        <w:t xml:space="preserve"> </w:t>
      </w:r>
      <w:r>
        <w:rPr>
          <w:w w:val="105"/>
        </w:rPr>
        <w:t>réalisés</w:t>
      </w:r>
      <w:r>
        <w:rPr>
          <w:spacing w:val="-15"/>
          <w:w w:val="105"/>
        </w:rPr>
        <w:t xml:space="preserve"> </w:t>
      </w:r>
      <w:r>
        <w:rPr>
          <w:w w:val="105"/>
        </w:rPr>
        <w:t>pour</w:t>
      </w:r>
      <w:r>
        <w:rPr>
          <w:spacing w:val="-16"/>
          <w:w w:val="105"/>
        </w:rPr>
        <w:t xml:space="preserve"> </w:t>
      </w:r>
      <w:r>
        <w:rPr>
          <w:w w:val="105"/>
        </w:rPr>
        <w:t>concevoir</w:t>
      </w:r>
      <w:r>
        <w:rPr>
          <w:spacing w:val="-16"/>
          <w:w w:val="105"/>
        </w:rPr>
        <w:t xml:space="preserve"> </w:t>
      </w:r>
      <w:r>
        <w:rPr>
          <w:w w:val="105"/>
        </w:rPr>
        <w:t xml:space="preserve">l’architecture du système </w:t>
      </w:r>
      <w:del w:id="68" w:author="Mirc Frederi" w:date="2025-01-06T10:30:00Z">
        <w:r>
          <w:rPr>
            <w:w w:val="105"/>
          </w:rPr>
          <w:delText xml:space="preserve">de </w:delText>
        </w:r>
      </w:del>
      <w:r>
        <w:rPr>
          <w:w w:val="105"/>
        </w:rPr>
        <w:t>bord.</w:t>
      </w:r>
    </w:p>
    <w:p w14:paraId="1AD99817" w14:textId="77777777" w:rsidR="007F7DC4" w:rsidRDefault="007F7DC4">
      <w:pPr>
        <w:pStyle w:val="Corpsdetexte"/>
        <w:spacing w:before="60"/>
      </w:pPr>
    </w:p>
    <w:p w14:paraId="28AC7BE1" w14:textId="77777777" w:rsidR="007F7DC4" w:rsidRDefault="00000000">
      <w:pPr>
        <w:ind w:left="105"/>
      </w:pPr>
      <w:r>
        <w:rPr>
          <w:rFonts w:ascii="Georgia" w:hAnsi="Georgia"/>
          <w:b/>
          <w:spacing w:val="-4"/>
          <w:sz w:val="24"/>
        </w:rPr>
        <w:t>Dépendances</w:t>
      </w:r>
      <w:r>
        <w:rPr>
          <w:rFonts w:ascii="Georgia" w:hAnsi="Georgia"/>
          <w:b/>
          <w:spacing w:val="4"/>
          <w:sz w:val="24"/>
        </w:rPr>
        <w:t xml:space="preserve"> </w:t>
      </w:r>
      <w:r>
        <w:rPr>
          <w:rFonts w:ascii="Georgia" w:hAnsi="Georgia"/>
          <w:b/>
          <w:spacing w:val="-4"/>
          <w:sz w:val="24"/>
        </w:rPr>
        <w:t>à</w:t>
      </w:r>
      <w:r>
        <w:rPr>
          <w:rFonts w:ascii="Georgia" w:hAnsi="Georgia"/>
          <w:b/>
          <w:spacing w:val="4"/>
          <w:sz w:val="24"/>
        </w:rPr>
        <w:t xml:space="preserve"> </w:t>
      </w:r>
      <w:r>
        <w:rPr>
          <w:rFonts w:ascii="Georgia" w:hAnsi="Georgia"/>
          <w:b/>
          <w:spacing w:val="-4"/>
          <w:sz w:val="24"/>
        </w:rPr>
        <w:t>l’OBC</w:t>
      </w:r>
      <w:r>
        <w:rPr>
          <w:rFonts w:ascii="Georgia" w:hAnsi="Georgia"/>
          <w:b/>
          <w:spacing w:val="4"/>
          <w:sz w:val="24"/>
        </w:rPr>
        <w:t xml:space="preserve"> </w:t>
      </w:r>
      <w:r>
        <w:rPr>
          <w:rFonts w:ascii="Georgia" w:hAnsi="Georgia"/>
          <w:b/>
          <w:spacing w:val="-4"/>
          <w:sz w:val="24"/>
        </w:rPr>
        <w:t>de</w:t>
      </w:r>
      <w:r>
        <w:rPr>
          <w:rFonts w:ascii="Georgia" w:hAnsi="Georgia"/>
          <w:b/>
          <w:spacing w:val="4"/>
          <w:sz w:val="24"/>
        </w:rPr>
        <w:t xml:space="preserve"> </w:t>
      </w:r>
      <w:r>
        <w:rPr>
          <w:rFonts w:ascii="Georgia" w:hAnsi="Georgia"/>
          <w:b/>
          <w:spacing w:val="-4"/>
          <w:sz w:val="24"/>
        </w:rPr>
        <w:t>la</w:t>
      </w:r>
      <w:r>
        <w:rPr>
          <w:rFonts w:ascii="Georgia" w:hAnsi="Georgia"/>
          <w:b/>
          <w:spacing w:val="4"/>
          <w:sz w:val="24"/>
        </w:rPr>
        <w:t xml:space="preserve"> </w:t>
      </w:r>
      <w:r>
        <w:rPr>
          <w:rFonts w:ascii="Georgia" w:hAnsi="Georgia"/>
          <w:b/>
          <w:spacing w:val="-4"/>
          <w:sz w:val="24"/>
        </w:rPr>
        <w:t>NSO</w:t>
      </w:r>
      <w:r>
        <w:rPr>
          <w:rFonts w:ascii="Georgia" w:hAnsi="Georgia"/>
          <w:b/>
          <w:spacing w:val="4"/>
          <w:sz w:val="24"/>
        </w:rPr>
        <w:t xml:space="preserve"> </w:t>
      </w:r>
      <w:r>
        <w:rPr>
          <w:rFonts w:ascii="Georgia" w:hAnsi="Georgia"/>
          <w:b/>
          <w:spacing w:val="-4"/>
          <w:sz w:val="24"/>
        </w:rPr>
        <w:t>et</w:t>
      </w:r>
      <w:r>
        <w:rPr>
          <w:rFonts w:ascii="Georgia" w:hAnsi="Georgia"/>
          <w:b/>
          <w:spacing w:val="5"/>
          <w:sz w:val="24"/>
        </w:rPr>
        <w:t xml:space="preserve"> </w:t>
      </w:r>
      <w:r>
        <w:rPr>
          <w:rFonts w:ascii="Georgia" w:hAnsi="Georgia"/>
          <w:b/>
          <w:spacing w:val="-4"/>
          <w:sz w:val="24"/>
        </w:rPr>
        <w:t>problématiques</w:t>
      </w:r>
      <w:r>
        <w:rPr>
          <w:rFonts w:ascii="Georgia" w:hAnsi="Georgia"/>
          <w:b/>
          <w:spacing w:val="4"/>
          <w:sz w:val="24"/>
        </w:rPr>
        <w:t xml:space="preserve"> </w:t>
      </w:r>
      <w:r>
        <w:rPr>
          <w:rFonts w:ascii="Georgia" w:hAnsi="Georgia"/>
          <w:b/>
          <w:spacing w:val="-4"/>
          <w:sz w:val="24"/>
        </w:rPr>
        <w:t>de</w:t>
      </w:r>
      <w:r>
        <w:rPr>
          <w:rFonts w:ascii="Georgia" w:hAnsi="Georgia"/>
          <w:b/>
          <w:spacing w:val="4"/>
          <w:sz w:val="24"/>
        </w:rPr>
        <w:t xml:space="preserve"> </w:t>
      </w:r>
      <w:r>
        <w:rPr>
          <w:rFonts w:ascii="Georgia" w:hAnsi="Georgia"/>
          <w:b/>
          <w:spacing w:val="-4"/>
          <w:sz w:val="24"/>
        </w:rPr>
        <w:t>redondance</w:t>
      </w:r>
    </w:p>
    <w:p w14:paraId="7C193230" w14:textId="2DC5A7F6" w:rsidR="007F7DC4" w:rsidRDefault="00000000">
      <w:pPr>
        <w:pStyle w:val="Corpsdetexte"/>
        <w:spacing w:before="167" w:line="252" w:lineRule="auto"/>
        <w:ind w:left="105" w:right="523" w:firstLine="351"/>
        <w:jc w:val="both"/>
      </w:pPr>
      <w:r>
        <w:rPr>
          <w:w w:val="105"/>
        </w:rPr>
        <w:t>L’OBC</w:t>
      </w:r>
      <w:r>
        <w:rPr>
          <w:spacing w:val="-5"/>
          <w:w w:val="105"/>
        </w:rPr>
        <w:t xml:space="preserve"> </w:t>
      </w:r>
      <w:r>
        <w:rPr>
          <w:w w:val="105"/>
        </w:rPr>
        <w:t>de</w:t>
      </w:r>
      <w:r>
        <w:rPr>
          <w:spacing w:val="-5"/>
          <w:w w:val="105"/>
        </w:rPr>
        <w:t xml:space="preserve"> </w:t>
      </w:r>
      <w:r>
        <w:rPr>
          <w:w w:val="105"/>
        </w:rPr>
        <w:t>la</w:t>
      </w:r>
      <w:r>
        <w:rPr>
          <w:spacing w:val="-5"/>
          <w:w w:val="105"/>
        </w:rPr>
        <w:t xml:space="preserve"> </w:t>
      </w:r>
      <w:r>
        <w:rPr>
          <w:w w:val="105"/>
        </w:rPr>
        <w:t>NSO</w:t>
      </w:r>
      <w:r>
        <w:rPr>
          <w:spacing w:val="-5"/>
          <w:w w:val="105"/>
        </w:rPr>
        <w:t xml:space="preserve"> </w:t>
      </w:r>
      <w:r>
        <w:rPr>
          <w:w w:val="105"/>
        </w:rPr>
        <w:t>fournit</w:t>
      </w:r>
      <w:r>
        <w:rPr>
          <w:spacing w:val="-5"/>
          <w:w w:val="105"/>
        </w:rPr>
        <w:t xml:space="preserve"> </w:t>
      </w:r>
      <w:r>
        <w:rPr>
          <w:w w:val="105"/>
        </w:rPr>
        <w:t>des</w:t>
      </w:r>
      <w:r>
        <w:rPr>
          <w:spacing w:val="-5"/>
          <w:w w:val="105"/>
        </w:rPr>
        <w:t xml:space="preserve"> </w:t>
      </w:r>
      <w:r>
        <w:rPr>
          <w:w w:val="105"/>
        </w:rPr>
        <w:t>informations</w:t>
      </w:r>
      <w:r>
        <w:rPr>
          <w:spacing w:val="-5"/>
          <w:w w:val="105"/>
        </w:rPr>
        <w:t xml:space="preserve"> </w:t>
      </w:r>
      <w:r>
        <w:rPr>
          <w:w w:val="105"/>
        </w:rPr>
        <w:t>essentielles</w:t>
      </w:r>
      <w:r>
        <w:rPr>
          <w:spacing w:val="-5"/>
          <w:w w:val="105"/>
        </w:rPr>
        <w:t xml:space="preserve"> </w:t>
      </w:r>
      <w:r>
        <w:rPr>
          <w:w w:val="105"/>
        </w:rPr>
        <w:t>pour</w:t>
      </w:r>
      <w:r>
        <w:rPr>
          <w:spacing w:val="-5"/>
          <w:w w:val="105"/>
        </w:rPr>
        <w:t xml:space="preserve"> </w:t>
      </w:r>
      <w:r>
        <w:rPr>
          <w:w w:val="105"/>
        </w:rPr>
        <w:t>le</w:t>
      </w:r>
      <w:r>
        <w:rPr>
          <w:spacing w:val="-5"/>
          <w:w w:val="105"/>
        </w:rPr>
        <w:t xml:space="preserve"> </w:t>
      </w:r>
      <w:r>
        <w:rPr>
          <w:w w:val="105"/>
        </w:rPr>
        <w:t>fonctionnement du système. Cependant, il s’agit d’un OBC</w:t>
      </w:r>
      <w:ins w:id="69" w:author="Unknown Author" w:date="2025-01-24T10:42:00Z">
        <w:r>
          <w:rPr>
            <w:w w:val="105"/>
          </w:rPr>
          <w:t xml:space="preserve"> sur lequel un logiciel</w:t>
        </w:r>
      </w:ins>
      <w:r>
        <w:rPr>
          <w:w w:val="105"/>
        </w:rPr>
        <w:t xml:space="preserve"> de classe C</w:t>
      </w:r>
      <w:ins w:id="70" w:author="Unknown Author" w:date="2025-01-24T10:43:00Z">
        <w:r>
          <w:rPr>
            <w:w w:val="105"/>
          </w:rPr>
          <w:t xml:space="preserve"> est implémenté</w:t>
        </w:r>
      </w:ins>
      <w:commentRangeStart w:id="71"/>
      <w:commentRangeEnd w:id="71"/>
      <w:del w:id="72" w:author="Unknown Author" w:date="2025-01-28T13:13:00Z">
        <w:r>
          <w:commentReference w:id="71"/>
        </w:r>
      </w:del>
      <w:r>
        <w:rPr>
          <w:w w:val="105"/>
        </w:rPr>
        <w:t>, ce qui implique que les informations extraites peuvent être sujettes à des erreurs. Afin d’assurer une redondance et de garantir la fiabilité des données, il est nécessaire d’intégrer des sources externes.</w:t>
      </w:r>
    </w:p>
    <w:p w14:paraId="6DA75844" w14:textId="77777777" w:rsidR="007F7DC4" w:rsidRDefault="00000000">
      <w:pPr>
        <w:pStyle w:val="Corpsdetexte"/>
        <w:spacing w:line="272" w:lineRule="exact"/>
        <w:ind w:left="457"/>
        <w:jc w:val="both"/>
      </w:pPr>
      <w:r>
        <w:rPr>
          <w:w w:val="105"/>
        </w:rPr>
        <w:t>L’OBC</w:t>
      </w:r>
      <w:r>
        <w:rPr>
          <w:spacing w:val="1"/>
          <w:w w:val="105"/>
        </w:rPr>
        <w:t xml:space="preserve"> </w:t>
      </w:r>
      <w:r>
        <w:rPr>
          <w:w w:val="105"/>
        </w:rPr>
        <w:t>de</w:t>
      </w:r>
      <w:r>
        <w:rPr>
          <w:spacing w:val="3"/>
          <w:w w:val="105"/>
        </w:rPr>
        <w:t xml:space="preserve"> </w:t>
      </w:r>
      <w:r>
        <w:rPr>
          <w:w w:val="105"/>
        </w:rPr>
        <w:t>la</w:t>
      </w:r>
      <w:r>
        <w:rPr>
          <w:spacing w:val="3"/>
          <w:w w:val="105"/>
        </w:rPr>
        <w:t xml:space="preserve"> </w:t>
      </w:r>
      <w:r>
        <w:rPr>
          <w:w w:val="105"/>
        </w:rPr>
        <w:t>NSO</w:t>
      </w:r>
      <w:r>
        <w:rPr>
          <w:spacing w:val="2"/>
          <w:w w:val="105"/>
        </w:rPr>
        <w:t xml:space="preserve"> </w:t>
      </w:r>
      <w:r>
        <w:rPr>
          <w:w w:val="105"/>
        </w:rPr>
        <w:t>reçoit</w:t>
      </w:r>
      <w:r>
        <w:rPr>
          <w:spacing w:val="3"/>
          <w:w w:val="105"/>
        </w:rPr>
        <w:t xml:space="preserve"> </w:t>
      </w:r>
      <w:r>
        <w:rPr>
          <w:w w:val="105"/>
        </w:rPr>
        <w:t>des</w:t>
      </w:r>
      <w:r>
        <w:rPr>
          <w:spacing w:val="2"/>
          <w:w w:val="105"/>
        </w:rPr>
        <w:t xml:space="preserve"> </w:t>
      </w:r>
      <w:r>
        <w:rPr>
          <w:w w:val="105"/>
        </w:rPr>
        <w:t>données</w:t>
      </w:r>
      <w:r>
        <w:rPr>
          <w:spacing w:val="1"/>
          <w:w w:val="105"/>
        </w:rPr>
        <w:t xml:space="preserve"> </w:t>
      </w:r>
      <w:r>
        <w:rPr>
          <w:w w:val="105"/>
        </w:rPr>
        <w:t>provenant</w:t>
      </w:r>
      <w:r>
        <w:rPr>
          <w:spacing w:val="2"/>
          <w:w w:val="105"/>
        </w:rPr>
        <w:t xml:space="preserve"> </w:t>
      </w:r>
      <w:r>
        <w:rPr>
          <w:w w:val="105"/>
        </w:rPr>
        <w:t>de</w:t>
      </w:r>
      <w:r>
        <w:rPr>
          <w:spacing w:val="2"/>
          <w:w w:val="105"/>
        </w:rPr>
        <w:t xml:space="preserve"> </w:t>
      </w:r>
      <w:r>
        <w:rPr>
          <w:w w:val="105"/>
        </w:rPr>
        <w:t>trois</w:t>
      </w:r>
      <w:r>
        <w:rPr>
          <w:spacing w:val="2"/>
          <w:w w:val="105"/>
        </w:rPr>
        <w:t xml:space="preserve"> </w:t>
      </w:r>
      <w:r>
        <w:rPr>
          <w:w w:val="105"/>
        </w:rPr>
        <w:t>sources</w:t>
      </w:r>
      <w:r>
        <w:rPr>
          <w:spacing w:val="2"/>
          <w:w w:val="105"/>
        </w:rPr>
        <w:t xml:space="preserve"> </w:t>
      </w:r>
      <w:r>
        <w:rPr>
          <w:w w:val="105"/>
        </w:rPr>
        <w:t>principales</w:t>
      </w:r>
      <w:r>
        <w:rPr>
          <w:spacing w:val="2"/>
          <w:w w:val="105"/>
        </w:rPr>
        <w:t xml:space="preserve"> </w:t>
      </w:r>
      <w:r>
        <w:rPr>
          <w:spacing w:val="-10"/>
          <w:w w:val="105"/>
        </w:rPr>
        <w:t>:</w:t>
      </w:r>
    </w:p>
    <w:p w14:paraId="47F21A38" w14:textId="77777777" w:rsidR="007F7DC4" w:rsidRDefault="00000000">
      <w:pPr>
        <w:pStyle w:val="Paragraphedeliste"/>
        <w:numPr>
          <w:ilvl w:val="0"/>
          <w:numId w:val="10"/>
        </w:numPr>
        <w:tabs>
          <w:tab w:val="left" w:pos="691"/>
          <w:tab w:val="left" w:pos="759"/>
        </w:tabs>
        <w:spacing w:before="95" w:line="252" w:lineRule="auto"/>
        <w:ind w:right="522" w:hanging="352"/>
        <w:jc w:val="both"/>
      </w:pPr>
      <w:r>
        <w:rPr>
          <w:rFonts w:ascii="Georgia" w:hAnsi="Georgia"/>
          <w:sz w:val="24"/>
        </w:rPr>
        <w:tab/>
      </w:r>
      <w:r>
        <w:rPr>
          <w:rFonts w:ascii="Georgia" w:hAnsi="Georgia"/>
          <w:b/>
          <w:w w:val="105"/>
          <w:sz w:val="24"/>
        </w:rPr>
        <w:t>Module</w:t>
      </w:r>
      <w:r>
        <w:rPr>
          <w:rFonts w:ascii="Georgia" w:hAnsi="Georgia"/>
          <w:b/>
          <w:spacing w:val="-16"/>
          <w:w w:val="105"/>
          <w:sz w:val="24"/>
        </w:rPr>
        <w:t xml:space="preserve"> </w:t>
      </w:r>
      <w:r>
        <w:rPr>
          <w:rFonts w:ascii="Georgia" w:hAnsi="Georgia"/>
          <w:b/>
          <w:w w:val="105"/>
          <w:sz w:val="24"/>
        </w:rPr>
        <w:t>CFOR</w:t>
      </w:r>
      <w:r>
        <w:rPr>
          <w:rFonts w:ascii="Georgia" w:hAnsi="Georgia"/>
          <w:b/>
          <w:spacing w:val="-16"/>
          <w:w w:val="105"/>
          <w:sz w:val="24"/>
        </w:rPr>
        <w:t xml:space="preserve"> </w:t>
      </w:r>
      <w:r>
        <w:rPr>
          <w:w w:val="105"/>
          <w:sz w:val="24"/>
        </w:rPr>
        <w:t>:</w:t>
      </w:r>
      <w:r>
        <w:rPr>
          <w:spacing w:val="-16"/>
          <w:w w:val="105"/>
          <w:sz w:val="24"/>
        </w:rPr>
        <w:t xml:space="preserve"> </w:t>
      </w:r>
      <w:ins w:id="73" w:author="Unknown Author" w:date="2025-01-28T13:20:00Z">
        <w:r>
          <w:rPr>
            <w:spacing w:val="-16"/>
            <w:w w:val="105"/>
            <w:sz w:val="24"/>
          </w:rPr>
          <w:t xml:space="preserve">Le CFOR mesure l’effort entre la partie supérieure de la nacelle opérationnelle (NSO) et la partie inférieure, qui contient le lest. Lorsque la NSO est au sol, cet effort est nul. Cela signifie que la nacelle charge utile (NCU), qui se trouve sous la NSO, est au sol (cette disposition résulte d’un choix d’architecture lié à la conception de l’aérostat). </w:t>
        </w:r>
      </w:ins>
      <w:del w:id="74" w:author="Unknown Author" w:date="2025-01-28T13:20:00Z">
        <w:r>
          <w:rPr>
            <w:w w:val="105"/>
            <w:sz w:val="24"/>
          </w:rPr>
          <w:delText>Elle</w:delText>
        </w:r>
        <w:r>
          <w:rPr>
            <w:spacing w:val="-16"/>
            <w:w w:val="105"/>
            <w:sz w:val="24"/>
          </w:rPr>
          <w:delText xml:space="preserve"> </w:delText>
        </w:r>
        <w:r>
          <w:rPr>
            <w:w w:val="105"/>
            <w:sz w:val="24"/>
          </w:rPr>
          <w:delText>mesure</w:delText>
        </w:r>
        <w:r>
          <w:rPr>
            <w:spacing w:val="-16"/>
            <w:w w:val="105"/>
            <w:sz w:val="24"/>
          </w:rPr>
          <w:delText xml:space="preserve"> </w:delText>
        </w:r>
        <w:r>
          <w:rPr>
            <w:w w:val="105"/>
            <w:sz w:val="24"/>
          </w:rPr>
          <w:delText>l’effort</w:delText>
        </w:r>
        <w:r>
          <w:rPr>
            <w:spacing w:val="-15"/>
            <w:w w:val="105"/>
            <w:sz w:val="24"/>
          </w:rPr>
          <w:delText xml:space="preserve"> </w:delText>
        </w:r>
        <w:r>
          <w:rPr>
            <w:w w:val="105"/>
            <w:sz w:val="24"/>
          </w:rPr>
          <w:delText>entre</w:delText>
        </w:r>
        <w:r>
          <w:rPr>
            <w:spacing w:val="-16"/>
            <w:w w:val="105"/>
            <w:sz w:val="24"/>
          </w:rPr>
          <w:delText xml:space="preserve"> </w:delText>
        </w:r>
        <w:r>
          <w:rPr>
            <w:w w:val="105"/>
            <w:sz w:val="24"/>
          </w:rPr>
          <w:delText>la</w:delText>
        </w:r>
        <w:r>
          <w:rPr>
            <w:spacing w:val="-16"/>
            <w:w w:val="105"/>
            <w:sz w:val="24"/>
          </w:rPr>
          <w:delText xml:space="preserve"> </w:delText>
        </w:r>
        <w:r>
          <w:rPr>
            <w:w w:val="105"/>
            <w:sz w:val="24"/>
          </w:rPr>
          <w:delText>partie</w:delText>
        </w:r>
        <w:r>
          <w:rPr>
            <w:spacing w:val="-16"/>
            <w:w w:val="105"/>
            <w:sz w:val="24"/>
          </w:rPr>
          <w:delText xml:space="preserve"> </w:delText>
        </w:r>
        <w:r>
          <w:rPr>
            <w:w w:val="105"/>
            <w:sz w:val="24"/>
          </w:rPr>
          <w:delText>supérieure</w:delText>
        </w:r>
        <w:r>
          <w:rPr>
            <w:spacing w:val="-15"/>
            <w:w w:val="105"/>
            <w:sz w:val="24"/>
          </w:rPr>
          <w:delText xml:space="preserve"> </w:delText>
        </w:r>
        <w:r>
          <w:rPr>
            <w:w w:val="105"/>
            <w:sz w:val="24"/>
          </w:rPr>
          <w:delText>de</w:delText>
        </w:r>
        <w:r>
          <w:rPr>
            <w:spacing w:val="-16"/>
            <w:w w:val="105"/>
            <w:sz w:val="24"/>
          </w:rPr>
          <w:delText xml:space="preserve"> </w:delText>
        </w:r>
        <w:r>
          <w:rPr>
            <w:w w:val="105"/>
            <w:sz w:val="24"/>
          </w:rPr>
          <w:delText>la</w:delText>
        </w:r>
        <w:r>
          <w:rPr>
            <w:spacing w:val="-16"/>
            <w:w w:val="105"/>
            <w:sz w:val="24"/>
          </w:rPr>
          <w:delText xml:space="preserve"> </w:delText>
        </w:r>
        <w:r>
          <w:rPr>
            <w:w w:val="105"/>
            <w:sz w:val="24"/>
          </w:rPr>
          <w:delText>nacelle opérationnelle (NSO) et sa partie inférieure. Lorsque l’effort est quasi nul,</w:delText>
        </w:r>
        <w:r>
          <w:rPr>
            <w:spacing w:val="80"/>
            <w:w w:val="105"/>
            <w:sz w:val="24"/>
          </w:rPr>
          <w:delText xml:space="preserve"> </w:delText>
        </w:r>
        <w:r>
          <w:rPr>
            <w:w w:val="105"/>
            <w:sz w:val="24"/>
          </w:rPr>
          <w:delText>la NSO est au sol, ce qui implique que la nacelle charge utile est également située en dessous de la NSO</w:delText>
        </w:r>
        <w:commentRangeStart w:id="75"/>
        <w:commentRangeEnd w:id="75"/>
        <w:r>
          <w:commentReference w:id="75"/>
        </w:r>
      </w:del>
      <w:r>
        <w:rPr>
          <w:w w:val="105"/>
          <w:sz w:val="24"/>
        </w:rPr>
        <w:t>.</w:t>
      </w:r>
    </w:p>
    <w:p w14:paraId="2DE4B761" w14:textId="77777777" w:rsidR="007F7DC4" w:rsidRDefault="00000000">
      <w:pPr>
        <w:pStyle w:val="Paragraphedeliste"/>
        <w:numPr>
          <w:ilvl w:val="0"/>
          <w:numId w:val="10"/>
        </w:numPr>
        <w:tabs>
          <w:tab w:val="left" w:pos="691"/>
        </w:tabs>
        <w:spacing w:before="78" w:line="247" w:lineRule="auto"/>
        <w:ind w:right="523" w:hanging="352"/>
        <w:jc w:val="both"/>
      </w:pPr>
      <w:r>
        <w:rPr>
          <w:rFonts w:ascii="Georgia" w:hAnsi="Georgia"/>
          <w:b/>
          <w:w w:val="105"/>
          <w:sz w:val="24"/>
        </w:rPr>
        <w:t xml:space="preserve">Module GPS </w:t>
      </w:r>
      <w:r>
        <w:rPr>
          <w:w w:val="105"/>
          <w:sz w:val="24"/>
        </w:rPr>
        <w:t xml:space="preserve">: permet de transmettre la position </w:t>
      </w:r>
      <w:ins w:id="76" w:author="Mirc Frederi" w:date="2025-01-06T10:35:00Z">
        <w:r>
          <w:rPr>
            <w:w w:val="105"/>
            <w:sz w:val="24"/>
          </w:rPr>
          <w:t xml:space="preserve">de la NSO </w:t>
        </w:r>
      </w:ins>
      <w:r>
        <w:rPr>
          <w:w w:val="105"/>
          <w:sz w:val="24"/>
        </w:rPr>
        <w:t>actuelle ainsi que la va</w:t>
      </w:r>
      <w:del w:id="77" w:author="Mirc Frederi" w:date="2025-01-06T10:35:00Z">
        <w:r>
          <w:rPr>
            <w:w w:val="105"/>
            <w:sz w:val="24"/>
          </w:rPr>
          <w:delText xml:space="preserve">- </w:delText>
        </w:r>
      </w:del>
      <w:r>
        <w:rPr>
          <w:w w:val="105"/>
          <w:sz w:val="24"/>
        </w:rPr>
        <w:t>riation de position de la nacelle.</w:t>
      </w:r>
    </w:p>
    <w:p w14:paraId="3A5BC055" w14:textId="77777777" w:rsidR="007F7DC4" w:rsidRDefault="00000000">
      <w:pPr>
        <w:pStyle w:val="Paragraphedeliste"/>
        <w:numPr>
          <w:ilvl w:val="0"/>
          <w:numId w:val="10"/>
        </w:numPr>
        <w:tabs>
          <w:tab w:val="left" w:pos="691"/>
        </w:tabs>
        <w:spacing w:before="86" w:line="247" w:lineRule="auto"/>
        <w:ind w:right="524" w:hanging="352"/>
        <w:jc w:val="both"/>
      </w:pPr>
      <w:r>
        <w:rPr>
          <w:rFonts w:ascii="Georgia" w:hAnsi="Georgia"/>
          <w:b/>
          <w:sz w:val="24"/>
        </w:rPr>
        <w:t>Module</w:t>
      </w:r>
      <w:r>
        <w:rPr>
          <w:rFonts w:ascii="Georgia" w:hAnsi="Georgia"/>
          <w:b/>
          <w:spacing w:val="-16"/>
          <w:sz w:val="24"/>
        </w:rPr>
        <w:t xml:space="preserve"> </w:t>
      </w:r>
      <w:r>
        <w:rPr>
          <w:rFonts w:ascii="Georgia" w:hAnsi="Georgia"/>
          <w:b/>
          <w:sz w:val="24"/>
        </w:rPr>
        <w:t>de</w:t>
      </w:r>
      <w:r>
        <w:rPr>
          <w:rFonts w:ascii="Georgia" w:hAnsi="Georgia"/>
          <w:b/>
          <w:spacing w:val="-15"/>
          <w:sz w:val="24"/>
        </w:rPr>
        <w:t xml:space="preserve"> </w:t>
      </w:r>
      <w:r>
        <w:rPr>
          <w:rFonts w:ascii="Georgia" w:hAnsi="Georgia"/>
          <w:b/>
          <w:sz w:val="24"/>
        </w:rPr>
        <w:t>communication</w:t>
      </w:r>
      <w:r>
        <w:rPr>
          <w:rFonts w:ascii="Georgia" w:hAnsi="Georgia"/>
          <w:b/>
          <w:spacing w:val="-15"/>
          <w:sz w:val="24"/>
        </w:rPr>
        <w:t xml:space="preserve"> </w:t>
      </w:r>
      <w:r>
        <w:rPr>
          <w:sz w:val="24"/>
        </w:rPr>
        <w:t>:</w:t>
      </w:r>
      <w:r>
        <w:rPr>
          <w:spacing w:val="-15"/>
          <w:sz w:val="24"/>
        </w:rPr>
        <w:t xml:space="preserve"> </w:t>
      </w:r>
      <w:r>
        <w:rPr>
          <w:sz w:val="24"/>
        </w:rPr>
        <w:t>Cette</w:t>
      </w:r>
      <w:r>
        <w:rPr>
          <w:spacing w:val="-15"/>
          <w:sz w:val="24"/>
        </w:rPr>
        <w:t xml:space="preserve"> </w:t>
      </w:r>
      <w:r>
        <w:rPr>
          <w:sz w:val="24"/>
        </w:rPr>
        <w:t>donnée</w:t>
      </w:r>
      <w:r>
        <w:rPr>
          <w:spacing w:val="-15"/>
          <w:sz w:val="24"/>
        </w:rPr>
        <w:t xml:space="preserve"> </w:t>
      </w:r>
      <w:r>
        <w:rPr>
          <w:sz w:val="24"/>
        </w:rPr>
        <w:t>permet</w:t>
      </w:r>
      <w:r>
        <w:rPr>
          <w:spacing w:val="-15"/>
          <w:sz w:val="24"/>
        </w:rPr>
        <w:t xml:space="preserve"> </w:t>
      </w:r>
      <w:r>
        <w:rPr>
          <w:sz w:val="24"/>
        </w:rPr>
        <w:t>de</w:t>
      </w:r>
      <w:r>
        <w:rPr>
          <w:spacing w:val="-15"/>
          <w:sz w:val="24"/>
        </w:rPr>
        <w:t xml:space="preserve"> </w:t>
      </w:r>
      <w:r>
        <w:rPr>
          <w:sz w:val="24"/>
        </w:rPr>
        <w:t>dialoguer</w:t>
      </w:r>
      <w:r>
        <w:rPr>
          <w:spacing w:val="-15"/>
          <w:sz w:val="24"/>
        </w:rPr>
        <w:t xml:space="preserve"> </w:t>
      </w:r>
      <w:r>
        <w:rPr>
          <w:sz w:val="24"/>
        </w:rPr>
        <w:t>avec</w:t>
      </w:r>
      <w:r>
        <w:rPr>
          <w:spacing w:val="-15"/>
          <w:sz w:val="24"/>
        </w:rPr>
        <w:t xml:space="preserve"> </w:t>
      </w:r>
      <w:r>
        <w:rPr>
          <w:sz w:val="24"/>
        </w:rPr>
        <w:t xml:space="preserve">l’opé- </w:t>
      </w:r>
      <w:proofErr w:type="spellStart"/>
      <w:r>
        <w:rPr>
          <w:w w:val="105"/>
          <w:sz w:val="24"/>
        </w:rPr>
        <w:t>rateur</w:t>
      </w:r>
      <w:proofErr w:type="spellEnd"/>
      <w:r>
        <w:rPr>
          <w:w w:val="105"/>
          <w:sz w:val="24"/>
        </w:rPr>
        <w:t xml:space="preserve"> et d’obtenir l’autorisation pour le déploiement du parachute.</w:t>
      </w:r>
    </w:p>
    <w:p w14:paraId="6CEE4A47" w14:textId="77777777" w:rsidR="007F7DC4" w:rsidRDefault="007F7DC4">
      <w:pPr>
        <w:pStyle w:val="Corpsdetexte"/>
        <w:spacing w:before="65"/>
      </w:pPr>
    </w:p>
    <w:p w14:paraId="0CA477FD" w14:textId="77777777" w:rsidR="007F7DC4" w:rsidRDefault="00000000">
      <w:pPr>
        <w:ind w:left="105"/>
      </w:pPr>
      <w:r>
        <w:rPr>
          <w:rFonts w:ascii="Georgia" w:hAnsi="Georgia"/>
          <w:b/>
          <w:spacing w:val="-6"/>
          <w:sz w:val="24"/>
        </w:rPr>
        <w:t>Gestion</w:t>
      </w:r>
      <w:r>
        <w:rPr>
          <w:rFonts w:ascii="Georgia" w:hAnsi="Georgia"/>
          <w:b/>
          <w:spacing w:val="4"/>
          <w:sz w:val="24"/>
        </w:rPr>
        <w:t xml:space="preserve"> </w:t>
      </w:r>
      <w:r>
        <w:rPr>
          <w:rFonts w:ascii="Georgia" w:hAnsi="Georgia"/>
          <w:b/>
          <w:spacing w:val="-6"/>
          <w:sz w:val="24"/>
        </w:rPr>
        <w:t>du</w:t>
      </w:r>
      <w:r>
        <w:rPr>
          <w:rFonts w:ascii="Georgia" w:hAnsi="Georgia"/>
          <w:b/>
          <w:spacing w:val="4"/>
          <w:sz w:val="24"/>
        </w:rPr>
        <w:t xml:space="preserve"> </w:t>
      </w:r>
      <w:r>
        <w:rPr>
          <w:rFonts w:ascii="Georgia" w:hAnsi="Georgia"/>
          <w:b/>
          <w:spacing w:val="-6"/>
          <w:sz w:val="24"/>
        </w:rPr>
        <w:t>module</w:t>
      </w:r>
      <w:r>
        <w:rPr>
          <w:rFonts w:ascii="Georgia" w:hAnsi="Georgia"/>
          <w:b/>
          <w:spacing w:val="4"/>
          <w:sz w:val="24"/>
        </w:rPr>
        <w:t xml:space="preserve"> </w:t>
      </w:r>
      <w:r>
        <w:rPr>
          <w:rFonts w:ascii="Georgia" w:hAnsi="Georgia"/>
          <w:b/>
          <w:spacing w:val="-6"/>
          <w:sz w:val="24"/>
        </w:rPr>
        <w:t>de</w:t>
      </w:r>
      <w:r>
        <w:rPr>
          <w:rFonts w:ascii="Georgia" w:hAnsi="Georgia"/>
          <w:b/>
          <w:spacing w:val="4"/>
          <w:sz w:val="24"/>
        </w:rPr>
        <w:t xml:space="preserve"> </w:t>
      </w:r>
      <w:r>
        <w:rPr>
          <w:rFonts w:ascii="Georgia" w:hAnsi="Georgia"/>
          <w:b/>
          <w:spacing w:val="-6"/>
          <w:sz w:val="24"/>
        </w:rPr>
        <w:t>communication</w:t>
      </w:r>
    </w:p>
    <w:p w14:paraId="1C9BD17F" w14:textId="4A63D325" w:rsidR="007F7DC4" w:rsidRDefault="00000000">
      <w:pPr>
        <w:pStyle w:val="Corpsdetexte"/>
        <w:spacing w:before="167" w:line="252" w:lineRule="auto"/>
        <w:ind w:left="105" w:right="521" w:firstLine="351"/>
        <w:jc w:val="both"/>
      </w:pPr>
      <w:r>
        <w:rPr>
          <w:w w:val="105"/>
        </w:rPr>
        <w:t>Notre stratégie consiste à transmettre une autorisation à deux microcontrôleurs à partir de l’OBC de la NSO. Cependant, cette source étant potentiellement erronée, une source de redondance est ajoutée. Pour cela, nous choisissons d’utiliser le module de séparation du premier étage. Ce module est physiquement relié à la nacelle</w:t>
      </w:r>
      <w:r>
        <w:rPr>
          <w:spacing w:val="-9"/>
          <w:w w:val="105"/>
        </w:rPr>
        <w:t xml:space="preserve"> </w:t>
      </w:r>
      <w:r>
        <w:rPr>
          <w:w w:val="105"/>
        </w:rPr>
        <w:t>du</w:t>
      </w:r>
      <w:r>
        <w:rPr>
          <w:spacing w:val="-9"/>
          <w:w w:val="105"/>
        </w:rPr>
        <w:t xml:space="preserve"> </w:t>
      </w:r>
      <w:r>
        <w:rPr>
          <w:w w:val="105"/>
        </w:rPr>
        <w:t>premier</w:t>
      </w:r>
      <w:r>
        <w:rPr>
          <w:spacing w:val="-8"/>
          <w:w w:val="105"/>
        </w:rPr>
        <w:t xml:space="preserve"> </w:t>
      </w:r>
      <w:r>
        <w:rPr>
          <w:w w:val="105"/>
        </w:rPr>
        <w:t>étage</w:t>
      </w:r>
      <w:r>
        <w:rPr>
          <w:spacing w:val="-8"/>
          <w:w w:val="105"/>
        </w:rPr>
        <w:t xml:space="preserve"> </w:t>
      </w:r>
      <w:r>
        <w:rPr>
          <w:w w:val="105"/>
        </w:rPr>
        <w:t>:</w:t>
      </w:r>
      <w:r>
        <w:rPr>
          <w:spacing w:val="-9"/>
          <w:w w:val="105"/>
        </w:rPr>
        <w:t xml:space="preserve"> </w:t>
      </w:r>
      <w:r>
        <w:rPr>
          <w:w w:val="105"/>
        </w:rPr>
        <w:t>lors</w:t>
      </w:r>
      <w:r>
        <w:rPr>
          <w:spacing w:val="-9"/>
          <w:w w:val="105"/>
        </w:rPr>
        <w:t xml:space="preserve"> </w:t>
      </w:r>
      <w:r>
        <w:rPr>
          <w:w w:val="105"/>
        </w:rPr>
        <w:t>de</w:t>
      </w:r>
      <w:r>
        <w:rPr>
          <w:spacing w:val="-9"/>
          <w:w w:val="105"/>
        </w:rPr>
        <w:t xml:space="preserve"> </w:t>
      </w:r>
      <w:r>
        <w:rPr>
          <w:w w:val="105"/>
        </w:rPr>
        <w:t>la</w:t>
      </w:r>
      <w:r>
        <w:rPr>
          <w:spacing w:val="-8"/>
          <w:w w:val="105"/>
        </w:rPr>
        <w:t xml:space="preserve"> </w:t>
      </w:r>
      <w:r>
        <w:rPr>
          <w:w w:val="105"/>
        </w:rPr>
        <w:t>séparation,</w:t>
      </w:r>
      <w:r>
        <w:rPr>
          <w:spacing w:val="-8"/>
          <w:w w:val="105"/>
        </w:rPr>
        <w:t xml:space="preserve"> </w:t>
      </w:r>
      <w:r>
        <w:rPr>
          <w:w w:val="105"/>
        </w:rPr>
        <w:t>le</w:t>
      </w:r>
      <w:r>
        <w:rPr>
          <w:spacing w:val="-9"/>
          <w:w w:val="105"/>
        </w:rPr>
        <w:t xml:space="preserve"> </w:t>
      </w:r>
      <w:r>
        <w:rPr>
          <w:w w:val="105"/>
        </w:rPr>
        <w:t>câble</w:t>
      </w:r>
      <w:r>
        <w:rPr>
          <w:spacing w:val="-9"/>
          <w:w w:val="105"/>
        </w:rPr>
        <w:t xml:space="preserve"> </w:t>
      </w:r>
      <w:r>
        <w:rPr>
          <w:w w:val="105"/>
        </w:rPr>
        <w:t>se</w:t>
      </w:r>
      <w:r>
        <w:rPr>
          <w:spacing w:val="-9"/>
          <w:w w:val="105"/>
        </w:rPr>
        <w:t xml:space="preserve"> </w:t>
      </w:r>
      <w:r>
        <w:rPr>
          <w:w w:val="105"/>
        </w:rPr>
        <w:t>déconnecte,</w:t>
      </w:r>
      <w:r>
        <w:rPr>
          <w:spacing w:val="-9"/>
          <w:w w:val="105"/>
        </w:rPr>
        <w:t xml:space="preserve"> </w:t>
      </w:r>
      <w:r>
        <w:rPr>
          <w:w w:val="105"/>
        </w:rPr>
        <w:t>ce</w:t>
      </w:r>
      <w:r>
        <w:rPr>
          <w:spacing w:val="-9"/>
          <w:w w:val="105"/>
        </w:rPr>
        <w:t xml:space="preserve"> </w:t>
      </w:r>
      <w:r>
        <w:rPr>
          <w:w w:val="105"/>
        </w:rPr>
        <w:t>qui</w:t>
      </w:r>
      <w:r>
        <w:rPr>
          <w:spacing w:val="-8"/>
          <w:w w:val="105"/>
        </w:rPr>
        <w:t xml:space="preserve"> </w:t>
      </w:r>
      <w:r>
        <w:rPr>
          <w:w w:val="105"/>
        </w:rPr>
        <w:t xml:space="preserve">ouvre le circuit. Cette donnée renvoie </w:t>
      </w:r>
      <w:r>
        <w:rPr>
          <w:rFonts w:ascii="Georgia" w:hAnsi="Georgia"/>
          <w:b/>
          <w:w w:val="105"/>
        </w:rPr>
        <w:t xml:space="preserve">1 </w:t>
      </w:r>
      <w:r>
        <w:rPr>
          <w:w w:val="105"/>
        </w:rPr>
        <w:t xml:space="preserve">si le deuxième étage s’est séparé du premier, et </w:t>
      </w:r>
      <w:r>
        <w:rPr>
          <w:rFonts w:ascii="Georgia" w:hAnsi="Georgia"/>
          <w:b/>
          <w:w w:val="105"/>
        </w:rPr>
        <w:t xml:space="preserve">0 </w:t>
      </w:r>
      <w:r>
        <w:rPr>
          <w:w w:val="105"/>
        </w:rPr>
        <w:t>sinon. Cette méthode est fiable et assure une redondance.</w:t>
      </w:r>
    </w:p>
    <w:p w14:paraId="20C0AB89" w14:textId="77777777" w:rsidR="007F7DC4" w:rsidRDefault="00000000">
      <w:pPr>
        <w:pStyle w:val="Corpsdetexte"/>
        <w:spacing w:line="252" w:lineRule="auto"/>
        <w:ind w:left="105" w:right="523" w:firstLine="351"/>
        <w:jc w:val="both"/>
        <w:sectPr w:rsidR="007F7DC4">
          <w:headerReference w:type="default" r:id="rId29"/>
          <w:footerReference w:type="default" r:id="rId30"/>
          <w:pgSz w:w="11906" w:h="16838"/>
          <w:pgMar w:top="1720" w:right="1260" w:bottom="1440" w:left="1680" w:header="1134" w:footer="1255" w:gutter="0"/>
          <w:cols w:space="720"/>
          <w:formProt w:val="0"/>
          <w:docGrid w:linePitch="100" w:charSpace="4096"/>
        </w:sectPr>
      </w:pPr>
      <w:r>
        <w:rPr>
          <w:w w:val="105"/>
        </w:rPr>
        <w:t>Ainsi, l’autorisation de communication et le signal du module de séparation</w:t>
      </w:r>
      <w:r>
        <w:rPr>
          <w:spacing w:val="80"/>
          <w:w w:val="150"/>
        </w:rPr>
        <w:t xml:space="preserve"> </w:t>
      </w:r>
      <w:r>
        <w:rPr>
          <w:w w:val="105"/>
        </w:rPr>
        <w:t>du premier étage sont distribués aux deux microcontrôleurs. Cette architecture est représentée dans le schéma suivant :</w:t>
      </w:r>
    </w:p>
    <w:p w14:paraId="1A817BAA" w14:textId="77777777" w:rsidR="007F7DC4" w:rsidRDefault="007F7DC4">
      <w:pPr>
        <w:pStyle w:val="Corpsdetexte"/>
      </w:pPr>
    </w:p>
    <w:p w14:paraId="7471FAE0" w14:textId="77777777" w:rsidR="007F7DC4" w:rsidRDefault="007F7DC4">
      <w:pPr>
        <w:pStyle w:val="Corpsdetexte"/>
      </w:pPr>
    </w:p>
    <w:p w14:paraId="53B26693" w14:textId="77777777" w:rsidR="007F7DC4" w:rsidRDefault="007F7DC4">
      <w:pPr>
        <w:pStyle w:val="Corpsdetexte"/>
      </w:pPr>
    </w:p>
    <w:p w14:paraId="7E15F156" w14:textId="77777777" w:rsidR="007F7DC4" w:rsidRDefault="007F7DC4">
      <w:pPr>
        <w:pStyle w:val="Corpsdetexte"/>
      </w:pPr>
    </w:p>
    <w:p w14:paraId="2AD86B93" w14:textId="77777777" w:rsidR="007F7DC4" w:rsidRDefault="007F7DC4">
      <w:pPr>
        <w:pStyle w:val="Corpsdetexte"/>
      </w:pPr>
    </w:p>
    <w:p w14:paraId="4BA3BFA4" w14:textId="77777777" w:rsidR="007F7DC4" w:rsidRDefault="007F7DC4">
      <w:pPr>
        <w:pStyle w:val="Corpsdetexte"/>
      </w:pPr>
    </w:p>
    <w:p w14:paraId="63FBDD3A" w14:textId="77777777" w:rsidR="007F7DC4" w:rsidRDefault="007F7DC4">
      <w:pPr>
        <w:pStyle w:val="Corpsdetexte"/>
      </w:pPr>
    </w:p>
    <w:p w14:paraId="5062F46D" w14:textId="77777777" w:rsidR="007F7DC4" w:rsidRDefault="007F7DC4">
      <w:pPr>
        <w:pStyle w:val="Corpsdetexte"/>
      </w:pPr>
    </w:p>
    <w:p w14:paraId="7F47EB2F" w14:textId="77777777" w:rsidR="007F7DC4" w:rsidRDefault="007F7DC4">
      <w:pPr>
        <w:pStyle w:val="Corpsdetexte"/>
      </w:pPr>
    </w:p>
    <w:p w14:paraId="0516785E" w14:textId="77777777" w:rsidR="007F7DC4" w:rsidRDefault="007F7DC4">
      <w:pPr>
        <w:pStyle w:val="Corpsdetexte"/>
      </w:pPr>
    </w:p>
    <w:p w14:paraId="4A145F3A" w14:textId="77777777" w:rsidR="007F7DC4" w:rsidRDefault="007F7DC4">
      <w:pPr>
        <w:pStyle w:val="Corpsdetexte"/>
        <w:spacing w:before="257"/>
      </w:pPr>
    </w:p>
    <w:p w14:paraId="0A960CF0" w14:textId="77777777" w:rsidR="007F7DC4" w:rsidRDefault="00000000">
      <w:pPr>
        <w:pStyle w:val="Corpsdetexte"/>
        <w:spacing w:line="610" w:lineRule="atLeast"/>
        <w:ind w:left="457" w:right="973" w:firstLine="428"/>
      </w:pPr>
      <w:r>
        <w:rPr>
          <w:noProof/>
        </w:rPr>
        <w:drawing>
          <wp:anchor distT="0" distB="0" distL="0" distR="0" simplePos="0" relativeHeight="3" behindDoc="0" locked="0" layoutInCell="1" allowOverlap="1" wp14:anchorId="15B773CC" wp14:editId="39E220E4">
            <wp:simplePos x="0" y="0"/>
            <wp:positionH relativeFrom="page">
              <wp:posOffset>1927860</wp:posOffset>
            </wp:positionH>
            <wp:positionV relativeFrom="paragraph">
              <wp:posOffset>-1984375</wp:posOffset>
            </wp:positionV>
            <wp:extent cx="3538220" cy="2083435"/>
            <wp:effectExtent l="0" t="0" r="0" b="0"/>
            <wp:wrapNone/>
            <wp:docPr id="10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3"/>
                    <pic:cNvPicPr>
                      <a:picLocks noChangeAspect="1" noChangeArrowheads="1"/>
                    </pic:cNvPicPr>
                  </pic:nvPicPr>
                  <pic:blipFill>
                    <a:blip r:embed="rId31"/>
                    <a:stretch>
                      <a:fillRect/>
                    </a:stretch>
                  </pic:blipFill>
                  <pic:spPr bwMode="auto">
                    <a:xfrm>
                      <a:off x="0" y="0"/>
                      <a:ext cx="3538220" cy="2083435"/>
                    </a:xfrm>
                    <a:prstGeom prst="rect">
                      <a:avLst/>
                    </a:prstGeom>
                  </pic:spPr>
                </pic:pic>
              </a:graphicData>
            </a:graphic>
          </wp:anchor>
        </w:drawing>
      </w:r>
      <w:r>
        <w:rPr>
          <w:rFonts w:ascii="Cambria" w:hAnsi="Cambria"/>
          <w:w w:val="105"/>
        </w:rPr>
        <w:t>F</w:t>
      </w:r>
      <w:r>
        <w:rPr>
          <w:rFonts w:ascii="Cambria" w:hAnsi="Cambria"/>
          <w:smallCaps/>
          <w:w w:val="105"/>
        </w:rPr>
        <w:t>igure</w:t>
      </w:r>
      <w:r>
        <w:rPr>
          <w:rFonts w:ascii="Cambria" w:hAnsi="Cambria"/>
          <w:spacing w:val="33"/>
          <w:w w:val="105"/>
        </w:rPr>
        <w:t xml:space="preserve"> </w:t>
      </w:r>
      <w:r>
        <w:rPr>
          <w:rFonts w:ascii="Cambria" w:hAnsi="Cambria"/>
          <w:w w:val="105"/>
        </w:rPr>
        <w:t xml:space="preserve">3 </w:t>
      </w:r>
      <w:r>
        <w:rPr>
          <w:w w:val="105"/>
        </w:rPr>
        <w:t>– Architecture simplifiée du système de communication Dans ce schéma, les éléments suivants sont représentés :</w:t>
      </w:r>
    </w:p>
    <w:p w14:paraId="397B1700" w14:textId="6781FB35" w:rsidR="007F7DC4" w:rsidRDefault="00D64E0B">
      <w:pPr>
        <w:pStyle w:val="Paragraphedeliste"/>
        <w:numPr>
          <w:ilvl w:val="0"/>
          <w:numId w:val="10"/>
        </w:numPr>
        <w:tabs>
          <w:tab w:val="left" w:pos="691"/>
        </w:tabs>
        <w:spacing w:before="84"/>
        <w:ind w:hanging="351"/>
      </w:pPr>
      <w:r>
        <w:rPr>
          <w:w w:val="105"/>
          <w:sz w:val="24"/>
        </w:rPr>
        <w:t>En</w:t>
      </w:r>
      <w:r>
        <w:rPr>
          <w:spacing w:val="3"/>
          <w:w w:val="105"/>
          <w:sz w:val="24"/>
        </w:rPr>
        <w:t xml:space="preserve"> </w:t>
      </w:r>
      <w:r>
        <w:rPr>
          <w:color w:val="FF0000"/>
          <w:w w:val="105"/>
          <w:sz w:val="24"/>
        </w:rPr>
        <w:t>rouge</w:t>
      </w:r>
      <w:r>
        <w:rPr>
          <w:w w:val="105"/>
          <w:sz w:val="24"/>
        </w:rPr>
        <w:t>,</w:t>
      </w:r>
      <w:r>
        <w:rPr>
          <w:spacing w:val="4"/>
          <w:w w:val="105"/>
          <w:sz w:val="24"/>
        </w:rPr>
        <w:t xml:space="preserve"> </w:t>
      </w:r>
      <w:r>
        <w:rPr>
          <w:spacing w:val="-2"/>
          <w:w w:val="105"/>
          <w:sz w:val="24"/>
        </w:rPr>
        <w:t>l’alimentation,</w:t>
      </w:r>
    </w:p>
    <w:p w14:paraId="422E1D3D" w14:textId="420CA83A" w:rsidR="007F7DC4" w:rsidRDefault="00D64E0B">
      <w:pPr>
        <w:pStyle w:val="Paragraphedeliste"/>
        <w:numPr>
          <w:ilvl w:val="0"/>
          <w:numId w:val="10"/>
        </w:numPr>
        <w:tabs>
          <w:tab w:val="left" w:pos="691"/>
        </w:tabs>
        <w:spacing w:before="77"/>
        <w:ind w:hanging="351"/>
      </w:pPr>
      <w:r>
        <w:rPr>
          <w:w w:val="105"/>
          <w:sz w:val="24"/>
        </w:rPr>
        <w:t>En</w:t>
      </w:r>
      <w:r>
        <w:rPr>
          <w:spacing w:val="13"/>
          <w:w w:val="105"/>
          <w:sz w:val="24"/>
        </w:rPr>
        <w:t xml:space="preserve"> </w:t>
      </w:r>
      <w:r>
        <w:rPr>
          <w:color w:val="0000FF"/>
          <w:w w:val="105"/>
          <w:sz w:val="24"/>
        </w:rPr>
        <w:t>bleu</w:t>
      </w:r>
      <w:r>
        <w:rPr>
          <w:w w:val="105"/>
          <w:sz w:val="24"/>
        </w:rPr>
        <w:t>,</w:t>
      </w:r>
      <w:r>
        <w:rPr>
          <w:spacing w:val="13"/>
          <w:w w:val="105"/>
          <w:sz w:val="24"/>
        </w:rPr>
        <w:t xml:space="preserve"> </w:t>
      </w:r>
      <w:r>
        <w:rPr>
          <w:w w:val="105"/>
          <w:sz w:val="24"/>
        </w:rPr>
        <w:t>la</w:t>
      </w:r>
      <w:r>
        <w:rPr>
          <w:spacing w:val="14"/>
          <w:w w:val="105"/>
          <w:sz w:val="24"/>
        </w:rPr>
        <w:t xml:space="preserve"> </w:t>
      </w:r>
      <w:r>
        <w:rPr>
          <w:w w:val="105"/>
          <w:sz w:val="24"/>
        </w:rPr>
        <w:t>distribution</w:t>
      </w:r>
      <w:r>
        <w:rPr>
          <w:spacing w:val="14"/>
          <w:w w:val="105"/>
          <w:sz w:val="24"/>
        </w:rPr>
        <w:t xml:space="preserve"> </w:t>
      </w:r>
      <w:r>
        <w:rPr>
          <w:w w:val="105"/>
          <w:sz w:val="24"/>
        </w:rPr>
        <w:t>des</w:t>
      </w:r>
      <w:r>
        <w:rPr>
          <w:spacing w:val="14"/>
          <w:w w:val="105"/>
          <w:sz w:val="24"/>
        </w:rPr>
        <w:t xml:space="preserve"> </w:t>
      </w:r>
      <w:r>
        <w:rPr>
          <w:spacing w:val="-2"/>
          <w:w w:val="105"/>
          <w:sz w:val="24"/>
        </w:rPr>
        <w:t>sources.</w:t>
      </w:r>
    </w:p>
    <w:p w14:paraId="7E247683" w14:textId="77777777" w:rsidR="007F7DC4" w:rsidRDefault="007F7DC4">
      <w:pPr>
        <w:pStyle w:val="Corpsdetexte"/>
        <w:spacing w:before="66"/>
      </w:pPr>
    </w:p>
    <w:p w14:paraId="57E3791F" w14:textId="77777777" w:rsidR="007F7DC4" w:rsidRDefault="00000000">
      <w:pPr>
        <w:ind w:left="105"/>
      </w:pPr>
      <w:r>
        <w:rPr>
          <w:rFonts w:ascii="Georgia" w:hAnsi="Georgia"/>
          <w:b/>
          <w:spacing w:val="-6"/>
          <w:sz w:val="24"/>
        </w:rPr>
        <w:t>Gestion</w:t>
      </w:r>
      <w:r>
        <w:rPr>
          <w:rFonts w:ascii="Georgia" w:hAnsi="Georgia"/>
          <w:b/>
          <w:spacing w:val="4"/>
          <w:sz w:val="24"/>
        </w:rPr>
        <w:t xml:space="preserve"> </w:t>
      </w:r>
      <w:r>
        <w:rPr>
          <w:rFonts w:ascii="Georgia" w:hAnsi="Georgia"/>
          <w:b/>
          <w:spacing w:val="-6"/>
          <w:sz w:val="24"/>
        </w:rPr>
        <w:t>des</w:t>
      </w:r>
      <w:r>
        <w:rPr>
          <w:rFonts w:ascii="Georgia" w:hAnsi="Georgia"/>
          <w:b/>
          <w:spacing w:val="4"/>
          <w:sz w:val="24"/>
        </w:rPr>
        <w:t xml:space="preserve"> </w:t>
      </w:r>
      <w:r>
        <w:rPr>
          <w:rFonts w:ascii="Georgia" w:hAnsi="Georgia"/>
          <w:b/>
          <w:spacing w:val="-6"/>
          <w:sz w:val="24"/>
        </w:rPr>
        <w:t>capteurs</w:t>
      </w:r>
    </w:p>
    <w:p w14:paraId="4CAA8C14" w14:textId="77777777" w:rsidR="007F7DC4" w:rsidRDefault="00000000">
      <w:pPr>
        <w:pStyle w:val="Corpsdetexte"/>
        <w:spacing w:before="167" w:line="252" w:lineRule="auto"/>
        <w:ind w:left="105" w:right="523" w:firstLine="351"/>
        <w:jc w:val="both"/>
      </w:pPr>
      <w:r>
        <w:rPr>
          <w:w w:val="105"/>
        </w:rPr>
        <w:t>L’OBC</w:t>
      </w:r>
      <w:r>
        <w:rPr>
          <w:spacing w:val="-15"/>
          <w:w w:val="105"/>
        </w:rPr>
        <w:t xml:space="preserve"> </w:t>
      </w:r>
      <w:r>
        <w:rPr>
          <w:w w:val="105"/>
        </w:rPr>
        <w:t>de</w:t>
      </w:r>
      <w:r>
        <w:rPr>
          <w:spacing w:val="-15"/>
          <w:w w:val="105"/>
        </w:rPr>
        <w:t xml:space="preserve"> </w:t>
      </w:r>
      <w:r>
        <w:rPr>
          <w:w w:val="105"/>
        </w:rPr>
        <w:t>la</w:t>
      </w:r>
      <w:r>
        <w:rPr>
          <w:spacing w:val="-15"/>
          <w:w w:val="105"/>
        </w:rPr>
        <w:t xml:space="preserve"> </w:t>
      </w:r>
      <w:r>
        <w:rPr>
          <w:w w:val="105"/>
        </w:rPr>
        <w:t>NSO</w:t>
      </w:r>
      <w:r>
        <w:rPr>
          <w:spacing w:val="-15"/>
          <w:w w:val="105"/>
        </w:rPr>
        <w:t xml:space="preserve"> </w:t>
      </w:r>
      <w:r>
        <w:rPr>
          <w:w w:val="105"/>
        </w:rPr>
        <w:t>utilise</w:t>
      </w:r>
      <w:r>
        <w:rPr>
          <w:spacing w:val="-15"/>
          <w:w w:val="105"/>
        </w:rPr>
        <w:t xml:space="preserve"> </w:t>
      </w:r>
      <w:r>
        <w:rPr>
          <w:w w:val="105"/>
        </w:rPr>
        <w:t>les</w:t>
      </w:r>
      <w:r>
        <w:rPr>
          <w:spacing w:val="-15"/>
          <w:w w:val="105"/>
        </w:rPr>
        <w:t xml:space="preserve"> </w:t>
      </w:r>
      <w:r>
        <w:rPr>
          <w:w w:val="105"/>
        </w:rPr>
        <w:t>données</w:t>
      </w:r>
      <w:r>
        <w:rPr>
          <w:spacing w:val="-15"/>
          <w:w w:val="105"/>
        </w:rPr>
        <w:t xml:space="preserve"> </w:t>
      </w:r>
      <w:r>
        <w:rPr>
          <w:w w:val="105"/>
        </w:rPr>
        <w:t>des</w:t>
      </w:r>
      <w:r>
        <w:rPr>
          <w:spacing w:val="-15"/>
          <w:w w:val="105"/>
        </w:rPr>
        <w:t xml:space="preserve"> </w:t>
      </w:r>
      <w:r>
        <w:rPr>
          <w:w w:val="105"/>
        </w:rPr>
        <w:t>capteurs</w:t>
      </w:r>
      <w:r>
        <w:rPr>
          <w:spacing w:val="-16"/>
          <w:w w:val="105"/>
        </w:rPr>
        <w:t xml:space="preserve"> </w:t>
      </w:r>
      <w:r>
        <w:rPr>
          <w:rFonts w:ascii="Georgia" w:hAnsi="Georgia"/>
          <w:b/>
          <w:w w:val="105"/>
        </w:rPr>
        <w:t>CFOR</w:t>
      </w:r>
      <w:r>
        <w:rPr>
          <w:rFonts w:ascii="Georgia" w:hAnsi="Georgia"/>
          <w:b/>
          <w:spacing w:val="-16"/>
          <w:w w:val="105"/>
        </w:rPr>
        <w:t xml:space="preserve"> </w:t>
      </w:r>
      <w:r>
        <w:rPr>
          <w:w w:val="105"/>
        </w:rPr>
        <w:t>et</w:t>
      </w:r>
      <w:r>
        <w:rPr>
          <w:spacing w:val="-15"/>
          <w:w w:val="105"/>
        </w:rPr>
        <w:t xml:space="preserve"> </w:t>
      </w:r>
      <w:r>
        <w:rPr>
          <w:rFonts w:ascii="Georgia" w:hAnsi="Georgia"/>
          <w:b/>
          <w:w w:val="105"/>
        </w:rPr>
        <w:t>GPS</w:t>
      </w:r>
      <w:r>
        <w:rPr>
          <w:w w:val="105"/>
        </w:rPr>
        <w:t>.</w:t>
      </w:r>
      <w:r>
        <w:rPr>
          <w:spacing w:val="-15"/>
          <w:w w:val="105"/>
        </w:rPr>
        <w:t xml:space="preserve"> </w:t>
      </w:r>
      <w:r>
        <w:rPr>
          <w:w w:val="105"/>
        </w:rPr>
        <w:t>Ces</w:t>
      </w:r>
      <w:r>
        <w:rPr>
          <w:spacing w:val="-15"/>
          <w:w w:val="105"/>
        </w:rPr>
        <w:t xml:space="preserve"> </w:t>
      </w:r>
      <w:r>
        <w:rPr>
          <w:w w:val="105"/>
        </w:rPr>
        <w:t>données étant susceptibles de contenir des erreurs, une redondance doit être ajoutée en intégrant</w:t>
      </w:r>
      <w:r>
        <w:rPr>
          <w:spacing w:val="40"/>
          <w:w w:val="105"/>
        </w:rPr>
        <w:t xml:space="preserve"> </w:t>
      </w:r>
      <w:r>
        <w:rPr>
          <w:w w:val="105"/>
        </w:rPr>
        <w:t>des</w:t>
      </w:r>
      <w:r>
        <w:rPr>
          <w:spacing w:val="40"/>
          <w:w w:val="105"/>
        </w:rPr>
        <w:t xml:space="preserve"> </w:t>
      </w:r>
      <w:r>
        <w:rPr>
          <w:w w:val="105"/>
        </w:rPr>
        <w:t>capteurs</w:t>
      </w:r>
      <w:r>
        <w:rPr>
          <w:spacing w:val="40"/>
          <w:w w:val="105"/>
        </w:rPr>
        <w:t xml:space="preserve"> </w:t>
      </w:r>
      <w:r>
        <w:rPr>
          <w:w w:val="105"/>
        </w:rPr>
        <w:t>externes.</w:t>
      </w:r>
      <w:r>
        <w:rPr>
          <w:spacing w:val="40"/>
          <w:w w:val="105"/>
        </w:rPr>
        <w:t xml:space="preserve"> </w:t>
      </w:r>
      <w:r>
        <w:rPr>
          <w:w w:val="105"/>
        </w:rPr>
        <w:t>Cependant,</w:t>
      </w:r>
      <w:r>
        <w:rPr>
          <w:spacing w:val="40"/>
          <w:w w:val="105"/>
        </w:rPr>
        <w:t xml:space="preserve"> </w:t>
      </w:r>
      <w:r>
        <w:rPr>
          <w:w w:val="105"/>
        </w:rPr>
        <w:t>l’ajout</w:t>
      </w:r>
      <w:r>
        <w:rPr>
          <w:spacing w:val="40"/>
          <w:w w:val="105"/>
        </w:rPr>
        <w:t xml:space="preserve"> </w:t>
      </w:r>
      <w:r>
        <w:rPr>
          <w:w w:val="105"/>
        </w:rPr>
        <w:t>d’un</w:t>
      </w:r>
      <w:r>
        <w:rPr>
          <w:spacing w:val="40"/>
          <w:w w:val="105"/>
        </w:rPr>
        <w:t xml:space="preserve"> </w:t>
      </w:r>
      <w:r>
        <w:rPr>
          <w:w w:val="105"/>
        </w:rPr>
        <w:t>second</w:t>
      </w:r>
      <w:r>
        <w:rPr>
          <w:spacing w:val="40"/>
          <w:w w:val="105"/>
        </w:rPr>
        <w:t xml:space="preserve"> </w:t>
      </w:r>
      <w:r>
        <w:rPr>
          <w:w w:val="105"/>
        </w:rPr>
        <w:t>capteur</w:t>
      </w:r>
      <w:r>
        <w:rPr>
          <w:spacing w:val="40"/>
          <w:w w:val="105"/>
        </w:rPr>
        <w:t xml:space="preserve"> </w:t>
      </w:r>
      <w:r>
        <w:rPr>
          <w:w w:val="105"/>
        </w:rPr>
        <w:t>CFOR est exclu en raison de son coût élevé et de son poids. En revanche, le capteur GPS est une solution adaptée, car il est léger et peu coûteux.</w:t>
      </w:r>
    </w:p>
    <w:p w14:paraId="45CCB1BC" w14:textId="77777777" w:rsidR="007F7DC4" w:rsidRDefault="00000000">
      <w:pPr>
        <w:pStyle w:val="Corpsdetexte"/>
        <w:spacing w:line="271" w:lineRule="exact"/>
        <w:ind w:left="457"/>
        <w:jc w:val="both"/>
      </w:pPr>
      <w:r>
        <w:rPr>
          <w:w w:val="105"/>
        </w:rPr>
        <w:t>Pour</w:t>
      </w:r>
      <w:r>
        <w:rPr>
          <w:spacing w:val="7"/>
          <w:w w:val="105"/>
        </w:rPr>
        <w:t xml:space="preserve"> </w:t>
      </w:r>
      <w:r>
        <w:rPr>
          <w:w w:val="105"/>
        </w:rPr>
        <w:t>assurer</w:t>
      </w:r>
      <w:r>
        <w:rPr>
          <w:spacing w:val="8"/>
          <w:w w:val="105"/>
        </w:rPr>
        <w:t xml:space="preserve"> </w:t>
      </w:r>
      <w:r>
        <w:rPr>
          <w:w w:val="105"/>
        </w:rPr>
        <w:t>la</w:t>
      </w:r>
      <w:r>
        <w:rPr>
          <w:spacing w:val="9"/>
          <w:w w:val="105"/>
        </w:rPr>
        <w:t xml:space="preserve"> </w:t>
      </w:r>
      <w:r>
        <w:rPr>
          <w:w w:val="105"/>
        </w:rPr>
        <w:t>redondance,</w:t>
      </w:r>
      <w:r>
        <w:rPr>
          <w:spacing w:val="7"/>
          <w:w w:val="105"/>
        </w:rPr>
        <w:t xml:space="preserve"> </w:t>
      </w:r>
      <w:r>
        <w:rPr>
          <w:w w:val="105"/>
        </w:rPr>
        <w:t>la</w:t>
      </w:r>
      <w:r>
        <w:rPr>
          <w:spacing w:val="9"/>
          <w:w w:val="105"/>
        </w:rPr>
        <w:t xml:space="preserve"> </w:t>
      </w:r>
      <w:r>
        <w:rPr>
          <w:w w:val="105"/>
        </w:rPr>
        <w:t>configuration</w:t>
      </w:r>
      <w:r>
        <w:rPr>
          <w:spacing w:val="8"/>
          <w:w w:val="105"/>
        </w:rPr>
        <w:t xml:space="preserve"> </w:t>
      </w:r>
      <w:r>
        <w:rPr>
          <w:w w:val="105"/>
        </w:rPr>
        <w:t>suivante</w:t>
      </w:r>
      <w:r>
        <w:rPr>
          <w:spacing w:val="9"/>
          <w:w w:val="105"/>
        </w:rPr>
        <w:t xml:space="preserve"> </w:t>
      </w:r>
      <w:r>
        <w:rPr>
          <w:w w:val="105"/>
        </w:rPr>
        <w:t>est</w:t>
      </w:r>
      <w:r>
        <w:rPr>
          <w:spacing w:val="7"/>
          <w:w w:val="105"/>
        </w:rPr>
        <w:t xml:space="preserve"> </w:t>
      </w:r>
      <w:r>
        <w:rPr>
          <w:w w:val="105"/>
        </w:rPr>
        <w:t>adoptée</w:t>
      </w:r>
      <w:r>
        <w:rPr>
          <w:spacing w:val="8"/>
          <w:w w:val="105"/>
        </w:rPr>
        <w:t xml:space="preserve"> </w:t>
      </w:r>
      <w:r>
        <w:rPr>
          <w:spacing w:val="-10"/>
          <w:w w:val="105"/>
        </w:rPr>
        <w:t>:</w:t>
      </w:r>
    </w:p>
    <w:p w14:paraId="58CB444D" w14:textId="1E87379D" w:rsidR="007F7DC4" w:rsidRDefault="0025557D">
      <w:pPr>
        <w:pStyle w:val="Paragraphedeliste"/>
        <w:numPr>
          <w:ilvl w:val="0"/>
          <w:numId w:val="10"/>
        </w:numPr>
        <w:tabs>
          <w:tab w:val="left" w:pos="691"/>
        </w:tabs>
        <w:spacing w:before="76" w:line="247" w:lineRule="auto"/>
        <w:ind w:right="523" w:hanging="352"/>
      </w:pPr>
      <w:r>
        <w:rPr>
          <w:w w:val="105"/>
          <w:sz w:val="24"/>
        </w:rPr>
        <w:t xml:space="preserve">La donnée du capteur </w:t>
      </w:r>
      <w:r>
        <w:rPr>
          <w:rFonts w:ascii="Georgia" w:hAnsi="Georgia"/>
          <w:b/>
          <w:w w:val="105"/>
          <w:sz w:val="24"/>
        </w:rPr>
        <w:t>CFOR</w:t>
      </w:r>
      <w:r>
        <w:rPr>
          <w:w w:val="105"/>
          <w:sz w:val="24"/>
        </w:rPr>
        <w:t>, issue de l’OBC de la NSO, est connectée au</w:t>
      </w:r>
      <w:r>
        <w:rPr>
          <w:spacing w:val="40"/>
          <w:w w:val="105"/>
          <w:sz w:val="24"/>
        </w:rPr>
        <w:t xml:space="preserve"> </w:t>
      </w:r>
      <w:r>
        <w:rPr>
          <w:w w:val="105"/>
          <w:sz w:val="24"/>
        </w:rPr>
        <w:t>microcontrôleur 1,</w:t>
      </w:r>
    </w:p>
    <w:p w14:paraId="090810FF" w14:textId="303F725A" w:rsidR="007F7DC4" w:rsidRDefault="0025557D">
      <w:pPr>
        <w:pStyle w:val="Paragraphedeliste"/>
        <w:numPr>
          <w:ilvl w:val="0"/>
          <w:numId w:val="10"/>
        </w:numPr>
        <w:tabs>
          <w:tab w:val="left" w:pos="691"/>
        </w:tabs>
        <w:spacing w:before="67" w:line="247" w:lineRule="auto"/>
        <w:ind w:right="523" w:hanging="352"/>
      </w:pPr>
      <w:r>
        <w:rPr>
          <w:w w:val="105"/>
          <w:sz w:val="24"/>
        </w:rPr>
        <w:t>Un</w:t>
      </w:r>
      <w:r>
        <w:rPr>
          <w:spacing w:val="40"/>
          <w:w w:val="105"/>
          <w:sz w:val="24"/>
        </w:rPr>
        <w:t xml:space="preserve"> </w:t>
      </w:r>
      <w:r>
        <w:rPr>
          <w:w w:val="105"/>
          <w:sz w:val="24"/>
        </w:rPr>
        <w:t>second</w:t>
      </w:r>
      <w:r>
        <w:rPr>
          <w:spacing w:val="40"/>
          <w:w w:val="105"/>
          <w:sz w:val="24"/>
        </w:rPr>
        <w:t xml:space="preserve"> </w:t>
      </w:r>
      <w:r>
        <w:rPr>
          <w:w w:val="105"/>
          <w:sz w:val="24"/>
        </w:rPr>
        <w:t>capteur</w:t>
      </w:r>
      <w:r>
        <w:rPr>
          <w:spacing w:val="40"/>
          <w:w w:val="105"/>
          <w:sz w:val="24"/>
        </w:rPr>
        <w:t xml:space="preserve"> </w:t>
      </w:r>
      <w:r>
        <w:rPr>
          <w:rFonts w:ascii="Georgia" w:hAnsi="Georgia"/>
          <w:b/>
          <w:w w:val="105"/>
          <w:sz w:val="24"/>
        </w:rPr>
        <w:t>GPS</w:t>
      </w:r>
      <w:r>
        <w:rPr>
          <w:w w:val="105"/>
          <w:sz w:val="24"/>
        </w:rPr>
        <w:t>,</w:t>
      </w:r>
      <w:r>
        <w:rPr>
          <w:spacing w:val="40"/>
          <w:w w:val="105"/>
          <w:sz w:val="24"/>
        </w:rPr>
        <w:t xml:space="preserve"> </w:t>
      </w:r>
      <w:r>
        <w:rPr>
          <w:w w:val="105"/>
          <w:sz w:val="24"/>
        </w:rPr>
        <w:t>installé</w:t>
      </w:r>
      <w:r>
        <w:rPr>
          <w:spacing w:val="40"/>
          <w:w w:val="105"/>
          <w:sz w:val="24"/>
        </w:rPr>
        <w:t xml:space="preserve"> </w:t>
      </w:r>
      <w:r>
        <w:rPr>
          <w:w w:val="105"/>
          <w:sz w:val="24"/>
        </w:rPr>
        <w:t>en</w:t>
      </w:r>
      <w:r>
        <w:rPr>
          <w:spacing w:val="40"/>
          <w:w w:val="105"/>
          <w:sz w:val="24"/>
        </w:rPr>
        <w:t xml:space="preserve"> </w:t>
      </w:r>
      <w:r>
        <w:rPr>
          <w:w w:val="105"/>
          <w:sz w:val="24"/>
        </w:rPr>
        <w:t>externe,</w:t>
      </w:r>
      <w:r>
        <w:rPr>
          <w:spacing w:val="40"/>
          <w:w w:val="105"/>
          <w:sz w:val="24"/>
        </w:rPr>
        <w:t xml:space="preserve"> </w:t>
      </w:r>
      <w:r>
        <w:rPr>
          <w:w w:val="105"/>
          <w:sz w:val="24"/>
        </w:rPr>
        <w:t>est</w:t>
      </w:r>
      <w:r>
        <w:rPr>
          <w:spacing w:val="40"/>
          <w:w w:val="105"/>
          <w:sz w:val="24"/>
        </w:rPr>
        <w:t xml:space="preserve"> </w:t>
      </w:r>
      <w:r>
        <w:rPr>
          <w:w w:val="105"/>
          <w:sz w:val="24"/>
        </w:rPr>
        <w:t>directement</w:t>
      </w:r>
      <w:r>
        <w:rPr>
          <w:spacing w:val="40"/>
          <w:w w:val="105"/>
          <w:sz w:val="24"/>
        </w:rPr>
        <w:t xml:space="preserve"> </w:t>
      </w:r>
      <w:r>
        <w:rPr>
          <w:w w:val="105"/>
          <w:sz w:val="24"/>
        </w:rPr>
        <w:t>connecté</w:t>
      </w:r>
      <w:r>
        <w:rPr>
          <w:spacing w:val="40"/>
          <w:w w:val="105"/>
          <w:sz w:val="24"/>
        </w:rPr>
        <w:t xml:space="preserve"> </w:t>
      </w:r>
      <w:r>
        <w:rPr>
          <w:w w:val="105"/>
          <w:sz w:val="24"/>
        </w:rPr>
        <w:t>au microcontrôleur 2.</w:t>
      </w:r>
    </w:p>
    <w:p w14:paraId="1580C402" w14:textId="77777777" w:rsidR="007F7DC4" w:rsidRDefault="00000000">
      <w:pPr>
        <w:pStyle w:val="Corpsdetexte"/>
        <w:spacing w:before="67"/>
        <w:ind w:left="457"/>
      </w:pPr>
      <w:r>
        <w:rPr>
          <w:w w:val="105"/>
        </w:rPr>
        <w:t>Cette</w:t>
      </w:r>
      <w:r>
        <w:rPr>
          <w:spacing w:val="12"/>
          <w:w w:val="105"/>
        </w:rPr>
        <w:t xml:space="preserve"> </w:t>
      </w:r>
      <w:r>
        <w:rPr>
          <w:w w:val="105"/>
        </w:rPr>
        <w:t>architecture</w:t>
      </w:r>
      <w:r>
        <w:rPr>
          <w:spacing w:val="12"/>
          <w:w w:val="105"/>
        </w:rPr>
        <w:t xml:space="preserve"> </w:t>
      </w:r>
      <w:r>
        <w:rPr>
          <w:w w:val="105"/>
        </w:rPr>
        <w:t>est</w:t>
      </w:r>
      <w:r>
        <w:rPr>
          <w:spacing w:val="14"/>
          <w:w w:val="105"/>
        </w:rPr>
        <w:t xml:space="preserve"> </w:t>
      </w:r>
      <w:r>
        <w:rPr>
          <w:w w:val="105"/>
        </w:rPr>
        <w:t>illustrée</w:t>
      </w:r>
      <w:r>
        <w:rPr>
          <w:spacing w:val="12"/>
          <w:w w:val="105"/>
        </w:rPr>
        <w:t xml:space="preserve"> </w:t>
      </w:r>
      <w:r>
        <w:rPr>
          <w:w w:val="105"/>
        </w:rPr>
        <w:t>ci-dessous</w:t>
      </w:r>
      <w:r>
        <w:rPr>
          <w:spacing w:val="14"/>
          <w:w w:val="105"/>
        </w:rPr>
        <w:t xml:space="preserve"> </w:t>
      </w:r>
      <w:r>
        <w:rPr>
          <w:spacing w:val="-10"/>
          <w:w w:val="105"/>
        </w:rPr>
        <w:t>:</w:t>
      </w:r>
    </w:p>
    <w:p w14:paraId="07EC2B24" w14:textId="77777777" w:rsidR="007F7DC4" w:rsidRDefault="00000000">
      <w:pPr>
        <w:pStyle w:val="Corpsdetexte"/>
        <w:spacing w:before="3"/>
        <w:rPr>
          <w:sz w:val="16"/>
        </w:rPr>
      </w:pPr>
      <w:r>
        <w:rPr>
          <w:noProof/>
          <w:sz w:val="16"/>
        </w:rPr>
        <w:drawing>
          <wp:anchor distT="0" distB="0" distL="0" distR="0" simplePos="0" relativeHeight="12" behindDoc="1" locked="0" layoutInCell="1" allowOverlap="1" wp14:anchorId="3314A51E" wp14:editId="3A0F4505">
            <wp:simplePos x="0" y="0"/>
            <wp:positionH relativeFrom="page">
              <wp:posOffset>1927860</wp:posOffset>
            </wp:positionH>
            <wp:positionV relativeFrom="paragraph">
              <wp:posOffset>133985</wp:posOffset>
            </wp:positionV>
            <wp:extent cx="3657600" cy="1956435"/>
            <wp:effectExtent l="0" t="0" r="0" b="0"/>
            <wp:wrapTopAndBottom/>
            <wp:docPr id="10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4"/>
                    <pic:cNvPicPr>
                      <a:picLocks noChangeAspect="1" noChangeArrowheads="1"/>
                    </pic:cNvPicPr>
                  </pic:nvPicPr>
                  <pic:blipFill>
                    <a:blip r:embed="rId32"/>
                    <a:stretch>
                      <a:fillRect/>
                    </a:stretch>
                  </pic:blipFill>
                  <pic:spPr bwMode="auto">
                    <a:xfrm>
                      <a:off x="0" y="0"/>
                      <a:ext cx="3657600" cy="1956435"/>
                    </a:xfrm>
                    <a:prstGeom prst="rect">
                      <a:avLst/>
                    </a:prstGeom>
                  </pic:spPr>
                </pic:pic>
              </a:graphicData>
            </a:graphic>
          </wp:anchor>
        </w:drawing>
      </w:r>
    </w:p>
    <w:p w14:paraId="0A3FB037" w14:textId="77777777" w:rsidR="007F7DC4" w:rsidRDefault="007F7DC4">
      <w:pPr>
        <w:pStyle w:val="Corpsdetexte"/>
        <w:spacing w:before="37"/>
      </w:pPr>
    </w:p>
    <w:p w14:paraId="4857E0EE" w14:textId="77777777" w:rsidR="007F7DC4" w:rsidRDefault="00000000">
      <w:pPr>
        <w:pStyle w:val="Corpsdetexte"/>
        <w:ind w:left="3" w:right="419"/>
        <w:jc w:val="center"/>
        <w:sectPr w:rsidR="007F7DC4">
          <w:headerReference w:type="default" r:id="rId33"/>
          <w:footerReference w:type="default" r:id="rId34"/>
          <w:pgSz w:w="11906" w:h="16838"/>
          <w:pgMar w:top="1720" w:right="1260" w:bottom="1440" w:left="1680" w:header="1134" w:footer="1255" w:gutter="0"/>
          <w:cols w:space="720"/>
          <w:formProt w:val="0"/>
          <w:docGrid w:linePitch="100" w:charSpace="4096"/>
        </w:sectPr>
      </w:pPr>
      <w:r>
        <w:rPr>
          <w:rFonts w:ascii="Cambria" w:hAnsi="Cambria"/>
          <w:w w:val="105"/>
        </w:rPr>
        <w:t>F</w:t>
      </w:r>
      <w:r>
        <w:rPr>
          <w:rFonts w:ascii="Cambria" w:hAnsi="Cambria"/>
          <w:smallCaps/>
          <w:w w:val="105"/>
        </w:rPr>
        <w:t>igure</w:t>
      </w:r>
      <w:r>
        <w:rPr>
          <w:rFonts w:ascii="Cambria" w:hAnsi="Cambria"/>
          <w:spacing w:val="36"/>
          <w:w w:val="105"/>
        </w:rPr>
        <w:t xml:space="preserve"> </w:t>
      </w:r>
      <w:r>
        <w:rPr>
          <w:rFonts w:ascii="Cambria" w:hAnsi="Cambria"/>
          <w:w w:val="105"/>
        </w:rPr>
        <w:t>4</w:t>
      </w:r>
      <w:r>
        <w:rPr>
          <w:rFonts w:ascii="Cambria" w:hAnsi="Cambria"/>
          <w:spacing w:val="28"/>
          <w:w w:val="105"/>
        </w:rPr>
        <w:t xml:space="preserve"> </w:t>
      </w:r>
      <w:r>
        <w:rPr>
          <w:w w:val="105"/>
        </w:rPr>
        <w:t>–</w:t>
      </w:r>
      <w:r>
        <w:rPr>
          <w:spacing w:val="21"/>
          <w:w w:val="105"/>
        </w:rPr>
        <w:t xml:space="preserve"> </w:t>
      </w:r>
      <w:r>
        <w:rPr>
          <w:w w:val="105"/>
        </w:rPr>
        <w:t>Architecture</w:t>
      </w:r>
      <w:r>
        <w:rPr>
          <w:spacing w:val="20"/>
          <w:w w:val="105"/>
        </w:rPr>
        <w:t xml:space="preserve"> </w:t>
      </w:r>
      <w:r>
        <w:rPr>
          <w:w w:val="105"/>
        </w:rPr>
        <w:t>simplifiée</w:t>
      </w:r>
      <w:r>
        <w:rPr>
          <w:spacing w:val="20"/>
          <w:w w:val="105"/>
        </w:rPr>
        <w:t xml:space="preserve"> </w:t>
      </w:r>
      <w:r>
        <w:rPr>
          <w:w w:val="105"/>
        </w:rPr>
        <w:t>des</w:t>
      </w:r>
      <w:r>
        <w:rPr>
          <w:spacing w:val="20"/>
          <w:w w:val="105"/>
        </w:rPr>
        <w:t xml:space="preserve"> </w:t>
      </w:r>
      <w:r>
        <w:rPr>
          <w:spacing w:val="-2"/>
          <w:w w:val="105"/>
        </w:rPr>
        <w:t>capteurs</w:t>
      </w:r>
    </w:p>
    <w:p w14:paraId="6E5CF814" w14:textId="77777777" w:rsidR="007F7DC4" w:rsidRDefault="00000000">
      <w:pPr>
        <w:pStyle w:val="Titre2"/>
        <w:numPr>
          <w:ilvl w:val="1"/>
          <w:numId w:val="14"/>
        </w:numPr>
        <w:tabs>
          <w:tab w:val="left" w:pos="824"/>
        </w:tabs>
        <w:spacing w:before="140"/>
      </w:pPr>
      <w:bookmarkStart w:id="78" w:name="_bookmark14"/>
      <w:bookmarkStart w:id="79" w:name="Présentation_de_l'architecture_de_l'OBC"/>
      <w:bookmarkEnd w:id="78"/>
      <w:bookmarkEnd w:id="79"/>
      <w:r>
        <w:lastRenderedPageBreak/>
        <w:t>Présentation</w:t>
      </w:r>
      <w:r>
        <w:rPr>
          <w:spacing w:val="78"/>
        </w:rPr>
        <w:t xml:space="preserve"> </w:t>
      </w:r>
      <w:r>
        <w:t>de</w:t>
      </w:r>
      <w:r>
        <w:rPr>
          <w:spacing w:val="80"/>
        </w:rPr>
        <w:t xml:space="preserve"> </w:t>
      </w:r>
      <w:r>
        <w:t>l’architecture</w:t>
      </w:r>
      <w:r>
        <w:rPr>
          <w:spacing w:val="80"/>
        </w:rPr>
        <w:t xml:space="preserve"> </w:t>
      </w:r>
      <w:r>
        <w:t>de</w:t>
      </w:r>
      <w:r>
        <w:rPr>
          <w:spacing w:val="80"/>
        </w:rPr>
        <w:t xml:space="preserve"> </w:t>
      </w:r>
      <w:r>
        <w:rPr>
          <w:spacing w:val="-2"/>
        </w:rPr>
        <w:t>l’OBC</w:t>
      </w:r>
    </w:p>
    <w:p w14:paraId="7FA60D80" w14:textId="1035D4A7" w:rsidR="007F7DC4" w:rsidRDefault="00000000">
      <w:pPr>
        <w:pStyle w:val="Corpsdetexte"/>
        <w:spacing w:before="157" w:line="252" w:lineRule="auto"/>
        <w:ind w:left="105" w:right="524" w:firstLine="351"/>
        <w:jc w:val="both"/>
      </w:pPr>
      <w:r>
        <w:rPr>
          <w:w w:val="105"/>
        </w:rPr>
        <w:t>En</w:t>
      </w:r>
      <w:r>
        <w:rPr>
          <w:spacing w:val="-3"/>
          <w:w w:val="105"/>
        </w:rPr>
        <w:t xml:space="preserve"> </w:t>
      </w:r>
      <w:r>
        <w:rPr>
          <w:w w:val="105"/>
        </w:rPr>
        <w:t>combinant</w:t>
      </w:r>
      <w:r>
        <w:rPr>
          <w:spacing w:val="-3"/>
          <w:w w:val="105"/>
        </w:rPr>
        <w:t xml:space="preserve"> </w:t>
      </w:r>
      <w:r>
        <w:rPr>
          <w:w w:val="105"/>
        </w:rPr>
        <w:t>les</w:t>
      </w:r>
      <w:r>
        <w:rPr>
          <w:spacing w:val="-3"/>
          <w:w w:val="105"/>
        </w:rPr>
        <w:t xml:space="preserve"> </w:t>
      </w:r>
      <w:r>
        <w:rPr>
          <w:w w:val="105"/>
        </w:rPr>
        <w:t>deux</w:t>
      </w:r>
      <w:r>
        <w:rPr>
          <w:spacing w:val="-3"/>
          <w:w w:val="105"/>
        </w:rPr>
        <w:t xml:space="preserve"> </w:t>
      </w:r>
      <w:r>
        <w:rPr>
          <w:w w:val="105"/>
        </w:rPr>
        <w:t>sous-architectures,</w:t>
      </w:r>
      <w:r>
        <w:rPr>
          <w:spacing w:val="-3"/>
          <w:w w:val="105"/>
        </w:rPr>
        <w:t xml:space="preserve"> </w:t>
      </w:r>
      <w:r>
        <w:rPr>
          <w:w w:val="105"/>
        </w:rPr>
        <w:t>à</w:t>
      </w:r>
      <w:r>
        <w:rPr>
          <w:spacing w:val="-3"/>
          <w:w w:val="105"/>
        </w:rPr>
        <w:t xml:space="preserve"> </w:t>
      </w:r>
      <w:r>
        <w:rPr>
          <w:w w:val="105"/>
        </w:rPr>
        <w:t>savoir</w:t>
      </w:r>
      <w:r>
        <w:rPr>
          <w:spacing w:val="-3"/>
          <w:w w:val="105"/>
        </w:rPr>
        <w:t xml:space="preserve"> </w:t>
      </w:r>
      <w:r>
        <w:rPr>
          <w:w w:val="105"/>
        </w:rPr>
        <w:t>celle</w:t>
      </w:r>
      <w:r>
        <w:rPr>
          <w:spacing w:val="-3"/>
          <w:w w:val="105"/>
        </w:rPr>
        <w:t xml:space="preserve"> </w:t>
      </w:r>
      <w:r>
        <w:rPr>
          <w:w w:val="105"/>
        </w:rPr>
        <w:t>du</w:t>
      </w:r>
      <w:r>
        <w:rPr>
          <w:spacing w:val="-3"/>
          <w:w w:val="105"/>
        </w:rPr>
        <w:t xml:space="preserve"> </w:t>
      </w:r>
      <w:r>
        <w:rPr>
          <w:w w:val="105"/>
        </w:rPr>
        <w:t>module</w:t>
      </w:r>
      <w:r>
        <w:rPr>
          <w:spacing w:val="-3"/>
          <w:w w:val="105"/>
        </w:rPr>
        <w:t xml:space="preserve"> </w:t>
      </w:r>
      <w:r>
        <w:rPr>
          <w:w w:val="105"/>
        </w:rPr>
        <w:t>de</w:t>
      </w:r>
      <w:r>
        <w:rPr>
          <w:spacing w:val="-3"/>
          <w:w w:val="105"/>
        </w:rPr>
        <w:t xml:space="preserve"> </w:t>
      </w:r>
      <w:proofErr w:type="spellStart"/>
      <w:r>
        <w:rPr>
          <w:w w:val="105"/>
        </w:rPr>
        <w:t>commu</w:t>
      </w:r>
      <w:proofErr w:type="spellEnd"/>
      <w:r w:rsidR="000A72F0">
        <w:rPr>
          <w:w w:val="105"/>
        </w:rPr>
        <w:t>-</w:t>
      </w:r>
      <w:r>
        <w:rPr>
          <w:w w:val="105"/>
        </w:rPr>
        <w:t xml:space="preserve"> </w:t>
      </w:r>
      <w:proofErr w:type="spellStart"/>
      <w:r>
        <w:rPr>
          <w:w w:val="105"/>
        </w:rPr>
        <w:t>nication</w:t>
      </w:r>
      <w:proofErr w:type="spellEnd"/>
      <w:r>
        <w:rPr>
          <w:w w:val="105"/>
        </w:rPr>
        <w:t xml:space="preserve"> et celle des capteurs, nous obtenons l’architecture globale suivante :</w:t>
      </w:r>
    </w:p>
    <w:p w14:paraId="2060D99E" w14:textId="77777777" w:rsidR="007F7DC4" w:rsidRDefault="00000000">
      <w:pPr>
        <w:pStyle w:val="Corpsdetexte"/>
        <w:spacing w:before="24"/>
        <w:rPr>
          <w:sz w:val="20"/>
        </w:rPr>
      </w:pPr>
      <w:r>
        <w:rPr>
          <w:noProof/>
          <w:sz w:val="20"/>
        </w:rPr>
        <w:drawing>
          <wp:anchor distT="0" distB="0" distL="0" distR="0" simplePos="0" relativeHeight="13" behindDoc="1" locked="0" layoutInCell="1" allowOverlap="1" wp14:anchorId="76D7917A" wp14:editId="46F4EC28">
            <wp:simplePos x="0" y="0"/>
            <wp:positionH relativeFrom="page">
              <wp:posOffset>1927860</wp:posOffset>
            </wp:positionH>
            <wp:positionV relativeFrom="paragraph">
              <wp:posOffset>177165</wp:posOffset>
            </wp:positionV>
            <wp:extent cx="3657600" cy="1889760"/>
            <wp:effectExtent l="0" t="0" r="0" b="0"/>
            <wp:wrapTopAndBottom/>
            <wp:docPr id="1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15"/>
                    <pic:cNvPicPr>
                      <a:picLocks noChangeAspect="1" noChangeArrowheads="1"/>
                    </pic:cNvPicPr>
                  </pic:nvPicPr>
                  <pic:blipFill>
                    <a:blip r:embed="rId35"/>
                    <a:stretch>
                      <a:fillRect/>
                    </a:stretch>
                  </pic:blipFill>
                  <pic:spPr bwMode="auto">
                    <a:xfrm>
                      <a:off x="0" y="0"/>
                      <a:ext cx="3657600" cy="1889760"/>
                    </a:xfrm>
                    <a:prstGeom prst="rect">
                      <a:avLst/>
                    </a:prstGeom>
                  </pic:spPr>
                </pic:pic>
              </a:graphicData>
            </a:graphic>
          </wp:anchor>
        </w:drawing>
      </w:r>
    </w:p>
    <w:p w14:paraId="3E894E73" w14:textId="77777777" w:rsidR="007F7DC4" w:rsidRDefault="00000000">
      <w:pPr>
        <w:pStyle w:val="Corpsdetexte"/>
        <w:spacing w:before="211"/>
        <w:ind w:left="2" w:right="419"/>
        <w:jc w:val="center"/>
      </w:pPr>
      <w:r>
        <w:rPr>
          <w:rFonts w:ascii="Cambria" w:hAnsi="Cambria"/>
          <w:w w:val="105"/>
        </w:rPr>
        <w:t>F</w:t>
      </w:r>
      <w:r>
        <w:rPr>
          <w:rFonts w:ascii="Cambria" w:hAnsi="Cambria"/>
          <w:smallCaps/>
          <w:w w:val="105"/>
        </w:rPr>
        <w:t>igure</w:t>
      </w:r>
      <w:r>
        <w:rPr>
          <w:rFonts w:ascii="Cambria" w:hAnsi="Cambria"/>
          <w:spacing w:val="34"/>
          <w:w w:val="105"/>
        </w:rPr>
        <w:t xml:space="preserve"> </w:t>
      </w:r>
      <w:r>
        <w:rPr>
          <w:rFonts w:ascii="Cambria" w:hAnsi="Cambria"/>
          <w:w w:val="105"/>
        </w:rPr>
        <w:t>5</w:t>
      </w:r>
      <w:r>
        <w:rPr>
          <w:rFonts w:ascii="Cambria" w:hAnsi="Cambria"/>
          <w:spacing w:val="27"/>
          <w:w w:val="105"/>
        </w:rPr>
        <w:t xml:space="preserve"> </w:t>
      </w:r>
      <w:r>
        <w:rPr>
          <w:w w:val="105"/>
        </w:rPr>
        <w:t>–</w:t>
      </w:r>
      <w:r>
        <w:rPr>
          <w:spacing w:val="19"/>
          <w:w w:val="105"/>
        </w:rPr>
        <w:t xml:space="preserve"> </w:t>
      </w:r>
      <w:r>
        <w:rPr>
          <w:w w:val="105"/>
        </w:rPr>
        <w:t>Architecture</w:t>
      </w:r>
      <w:r>
        <w:rPr>
          <w:spacing w:val="18"/>
          <w:w w:val="105"/>
        </w:rPr>
        <w:t xml:space="preserve"> </w:t>
      </w:r>
      <w:r>
        <w:rPr>
          <w:w w:val="105"/>
        </w:rPr>
        <w:t>simplifiée</w:t>
      </w:r>
      <w:r>
        <w:rPr>
          <w:spacing w:val="18"/>
          <w:w w:val="105"/>
        </w:rPr>
        <w:t xml:space="preserve"> </w:t>
      </w:r>
      <w:r>
        <w:rPr>
          <w:w w:val="105"/>
        </w:rPr>
        <w:t>du</w:t>
      </w:r>
      <w:r>
        <w:rPr>
          <w:spacing w:val="18"/>
          <w:w w:val="105"/>
        </w:rPr>
        <w:t xml:space="preserve"> </w:t>
      </w:r>
      <w:r>
        <w:rPr>
          <w:w w:val="105"/>
        </w:rPr>
        <w:t>système</w:t>
      </w:r>
      <w:r>
        <w:rPr>
          <w:spacing w:val="19"/>
          <w:w w:val="105"/>
        </w:rPr>
        <w:t xml:space="preserve"> </w:t>
      </w:r>
      <w:r>
        <w:rPr>
          <w:w w:val="105"/>
        </w:rPr>
        <w:t>de</w:t>
      </w:r>
      <w:r>
        <w:rPr>
          <w:spacing w:val="17"/>
          <w:w w:val="105"/>
        </w:rPr>
        <w:t xml:space="preserve"> </w:t>
      </w:r>
      <w:r>
        <w:rPr>
          <w:spacing w:val="-4"/>
          <w:w w:val="105"/>
        </w:rPr>
        <w:t>bord</w:t>
      </w:r>
    </w:p>
    <w:p w14:paraId="349379A1" w14:textId="77777777" w:rsidR="007F7DC4" w:rsidRDefault="007F7DC4">
      <w:pPr>
        <w:pStyle w:val="Corpsdetexte"/>
        <w:spacing w:before="101"/>
      </w:pPr>
    </w:p>
    <w:p w14:paraId="18ADE5E4" w14:textId="6B989431" w:rsidR="007F7DC4" w:rsidRDefault="00000000">
      <w:pPr>
        <w:pStyle w:val="Corpsdetexte"/>
        <w:spacing w:line="252" w:lineRule="auto"/>
        <w:ind w:left="105" w:right="522" w:firstLine="351"/>
        <w:jc w:val="both"/>
      </w:pPr>
      <w:r>
        <w:rPr>
          <w:w w:val="105"/>
        </w:rPr>
        <w:t>Dans ce schéma, nous avons intégré le module de température et le chauffage résistif. Le module de température a pour rôle de surveiller les composants électriques de la nacelle opérationnelle. Étant donné que ces composants évoluent dans des conditions environnementales extrêmes, il est crucial de s’assurer que les capteurs restent dans une plage de températures optimale pour garantir leur bon fonctionnement. Ce module relève les températures critiques et transmet les in- formations à l’OBC de la NSO. Ce dernier pilote ensuite le chauffage résistif en conséquence pour maintenir les conditions thermiques requises.</w:t>
      </w:r>
    </w:p>
    <w:p w14:paraId="62590B7B" w14:textId="77777777" w:rsidR="007F7DC4" w:rsidRDefault="007F7DC4">
      <w:pPr>
        <w:pStyle w:val="Corpsdetexte"/>
        <w:spacing w:before="6"/>
      </w:pPr>
    </w:p>
    <w:p w14:paraId="0D1A5B9B" w14:textId="77777777" w:rsidR="007F7DC4" w:rsidRDefault="00000000">
      <w:pPr>
        <w:pStyle w:val="Corpsdetexte"/>
        <w:ind w:left="457"/>
      </w:pPr>
      <w:r>
        <w:rPr>
          <w:w w:val="105"/>
        </w:rPr>
        <w:t>L’OBC,</w:t>
      </w:r>
      <w:r>
        <w:rPr>
          <w:spacing w:val="-4"/>
          <w:w w:val="105"/>
        </w:rPr>
        <w:t xml:space="preserve"> </w:t>
      </w:r>
      <w:r>
        <w:rPr>
          <w:w w:val="105"/>
        </w:rPr>
        <w:t>contenant</w:t>
      </w:r>
      <w:r>
        <w:rPr>
          <w:spacing w:val="-4"/>
          <w:w w:val="105"/>
        </w:rPr>
        <w:t xml:space="preserve"> </w:t>
      </w:r>
      <w:r>
        <w:rPr>
          <w:w w:val="105"/>
        </w:rPr>
        <w:t>deux</w:t>
      </w:r>
      <w:r>
        <w:rPr>
          <w:spacing w:val="-3"/>
          <w:w w:val="105"/>
        </w:rPr>
        <w:t xml:space="preserve"> </w:t>
      </w:r>
      <w:proofErr w:type="spellStart"/>
      <w:r>
        <w:rPr>
          <w:w w:val="105"/>
        </w:rPr>
        <w:t>micro-contrôleurs</w:t>
      </w:r>
      <w:proofErr w:type="spellEnd"/>
      <w:r>
        <w:rPr>
          <w:w w:val="105"/>
        </w:rPr>
        <w:t>,</w:t>
      </w:r>
      <w:r>
        <w:rPr>
          <w:spacing w:val="-3"/>
          <w:w w:val="105"/>
        </w:rPr>
        <w:t xml:space="preserve"> </w:t>
      </w:r>
      <w:r>
        <w:rPr>
          <w:w w:val="105"/>
        </w:rPr>
        <w:t>est</w:t>
      </w:r>
      <w:r>
        <w:rPr>
          <w:spacing w:val="-4"/>
          <w:w w:val="105"/>
        </w:rPr>
        <w:t xml:space="preserve"> </w:t>
      </w:r>
      <w:r>
        <w:rPr>
          <w:w w:val="105"/>
        </w:rPr>
        <w:t>en</w:t>
      </w:r>
      <w:r>
        <w:rPr>
          <w:spacing w:val="-4"/>
          <w:w w:val="105"/>
        </w:rPr>
        <w:t xml:space="preserve"> </w:t>
      </w:r>
      <w:r>
        <w:rPr>
          <w:w w:val="105"/>
        </w:rPr>
        <w:t>communication</w:t>
      </w:r>
      <w:r>
        <w:rPr>
          <w:spacing w:val="-4"/>
          <w:w w:val="105"/>
        </w:rPr>
        <w:t xml:space="preserve"> </w:t>
      </w:r>
      <w:r>
        <w:rPr>
          <w:w w:val="105"/>
        </w:rPr>
        <w:t>avec</w:t>
      </w:r>
      <w:r>
        <w:rPr>
          <w:spacing w:val="-4"/>
          <w:w w:val="105"/>
        </w:rPr>
        <w:t xml:space="preserve"> </w:t>
      </w:r>
      <w:r>
        <w:rPr>
          <w:spacing w:val="-10"/>
          <w:w w:val="105"/>
        </w:rPr>
        <w:t>:</w:t>
      </w:r>
    </w:p>
    <w:p w14:paraId="47390EB1" w14:textId="77777777" w:rsidR="007F7DC4" w:rsidRDefault="00000000">
      <w:pPr>
        <w:pStyle w:val="Paragraphedeliste"/>
        <w:numPr>
          <w:ilvl w:val="0"/>
          <w:numId w:val="9"/>
        </w:numPr>
        <w:tabs>
          <w:tab w:val="left" w:pos="691"/>
        </w:tabs>
        <w:spacing w:before="96"/>
        <w:ind w:left="691" w:hanging="351"/>
      </w:pPr>
      <w:proofErr w:type="gramStart"/>
      <w:r>
        <w:rPr>
          <w:sz w:val="24"/>
        </w:rPr>
        <w:t>le</w:t>
      </w:r>
      <w:proofErr w:type="gramEnd"/>
      <w:r>
        <w:rPr>
          <w:spacing w:val="25"/>
          <w:sz w:val="24"/>
        </w:rPr>
        <w:t xml:space="preserve"> </w:t>
      </w:r>
      <w:r>
        <w:rPr>
          <w:sz w:val="24"/>
        </w:rPr>
        <w:t>module</w:t>
      </w:r>
      <w:r>
        <w:rPr>
          <w:spacing w:val="25"/>
          <w:sz w:val="24"/>
        </w:rPr>
        <w:t xml:space="preserve"> </w:t>
      </w:r>
      <w:r>
        <w:rPr>
          <w:rFonts w:ascii="Georgia" w:hAnsi="Georgia"/>
          <w:b/>
          <w:spacing w:val="-4"/>
          <w:sz w:val="24"/>
        </w:rPr>
        <w:t>GPS</w:t>
      </w:r>
      <w:r>
        <w:rPr>
          <w:spacing w:val="-4"/>
          <w:sz w:val="24"/>
        </w:rPr>
        <w:t>,</w:t>
      </w:r>
    </w:p>
    <w:p w14:paraId="72F57DC8" w14:textId="77777777" w:rsidR="007F7DC4" w:rsidRDefault="00000000">
      <w:pPr>
        <w:pStyle w:val="Paragraphedeliste"/>
        <w:numPr>
          <w:ilvl w:val="0"/>
          <w:numId w:val="9"/>
        </w:numPr>
        <w:tabs>
          <w:tab w:val="left" w:pos="691"/>
        </w:tabs>
        <w:spacing w:before="94"/>
        <w:ind w:left="691" w:hanging="351"/>
      </w:pPr>
      <w:proofErr w:type="gramStart"/>
      <w:r>
        <w:rPr>
          <w:spacing w:val="-4"/>
          <w:sz w:val="24"/>
        </w:rPr>
        <w:t>le</w:t>
      </w:r>
      <w:proofErr w:type="gramEnd"/>
      <w:r>
        <w:rPr>
          <w:spacing w:val="-2"/>
          <w:sz w:val="24"/>
        </w:rPr>
        <w:t xml:space="preserve"> </w:t>
      </w:r>
      <w:r>
        <w:rPr>
          <w:spacing w:val="-4"/>
          <w:sz w:val="24"/>
        </w:rPr>
        <w:t>module</w:t>
      </w:r>
      <w:r>
        <w:rPr>
          <w:spacing w:val="-1"/>
          <w:sz w:val="24"/>
        </w:rPr>
        <w:t xml:space="preserve"> </w:t>
      </w:r>
      <w:r>
        <w:rPr>
          <w:spacing w:val="-4"/>
          <w:sz w:val="24"/>
        </w:rPr>
        <w:t>de</w:t>
      </w:r>
      <w:r>
        <w:rPr>
          <w:spacing w:val="-1"/>
          <w:sz w:val="24"/>
        </w:rPr>
        <w:t xml:space="preserve"> </w:t>
      </w:r>
      <w:r>
        <w:rPr>
          <w:rFonts w:ascii="Georgia" w:hAnsi="Georgia"/>
          <w:b/>
          <w:spacing w:val="-4"/>
          <w:sz w:val="24"/>
        </w:rPr>
        <w:t>séparation</w:t>
      </w:r>
      <w:r>
        <w:rPr>
          <w:rFonts w:ascii="Georgia" w:hAnsi="Georgia"/>
          <w:b/>
          <w:spacing w:val="7"/>
          <w:sz w:val="24"/>
        </w:rPr>
        <w:t xml:space="preserve"> </w:t>
      </w:r>
      <w:r>
        <w:rPr>
          <w:rFonts w:ascii="Georgia" w:hAnsi="Georgia"/>
          <w:b/>
          <w:spacing w:val="-4"/>
          <w:sz w:val="24"/>
        </w:rPr>
        <w:t>du</w:t>
      </w:r>
      <w:r>
        <w:rPr>
          <w:rFonts w:ascii="Georgia" w:hAnsi="Georgia"/>
          <w:b/>
          <w:spacing w:val="7"/>
          <w:sz w:val="24"/>
        </w:rPr>
        <w:t xml:space="preserve"> </w:t>
      </w:r>
      <w:r>
        <w:rPr>
          <w:rFonts w:ascii="Georgia" w:hAnsi="Georgia"/>
          <w:b/>
          <w:spacing w:val="-4"/>
          <w:sz w:val="24"/>
        </w:rPr>
        <w:t>premier</w:t>
      </w:r>
      <w:r>
        <w:rPr>
          <w:rFonts w:ascii="Georgia" w:hAnsi="Georgia"/>
          <w:b/>
          <w:spacing w:val="7"/>
          <w:sz w:val="24"/>
        </w:rPr>
        <w:t xml:space="preserve"> </w:t>
      </w:r>
      <w:r>
        <w:rPr>
          <w:rFonts w:ascii="Georgia" w:hAnsi="Georgia"/>
          <w:b/>
          <w:spacing w:val="-4"/>
          <w:sz w:val="24"/>
        </w:rPr>
        <w:t>étage</w:t>
      </w:r>
      <w:r>
        <w:rPr>
          <w:spacing w:val="-4"/>
          <w:sz w:val="24"/>
        </w:rPr>
        <w:t>,</w:t>
      </w:r>
    </w:p>
    <w:p w14:paraId="4EE7478F" w14:textId="77777777" w:rsidR="007F7DC4" w:rsidRDefault="00000000">
      <w:pPr>
        <w:pStyle w:val="Paragraphedeliste"/>
        <w:numPr>
          <w:ilvl w:val="0"/>
          <w:numId w:val="9"/>
        </w:numPr>
        <w:tabs>
          <w:tab w:val="left" w:pos="457"/>
          <w:tab w:val="left" w:pos="691"/>
        </w:tabs>
        <w:spacing w:before="1" w:line="370" w:lineRule="atLeast"/>
        <w:ind w:right="414" w:hanging="117"/>
      </w:pPr>
      <w:proofErr w:type="gramStart"/>
      <w:r>
        <w:rPr>
          <w:spacing w:val="-2"/>
          <w:w w:val="105"/>
          <w:sz w:val="24"/>
        </w:rPr>
        <w:t>l’OBC</w:t>
      </w:r>
      <w:proofErr w:type="gramEnd"/>
      <w:r>
        <w:rPr>
          <w:spacing w:val="-10"/>
          <w:w w:val="105"/>
          <w:sz w:val="24"/>
        </w:rPr>
        <w:t xml:space="preserve"> </w:t>
      </w:r>
      <w:r>
        <w:rPr>
          <w:spacing w:val="-2"/>
          <w:w w:val="105"/>
          <w:sz w:val="24"/>
        </w:rPr>
        <w:t>de</w:t>
      </w:r>
      <w:r>
        <w:rPr>
          <w:spacing w:val="-9"/>
          <w:w w:val="105"/>
          <w:sz w:val="24"/>
        </w:rPr>
        <w:t xml:space="preserve"> </w:t>
      </w:r>
      <w:r>
        <w:rPr>
          <w:spacing w:val="-2"/>
          <w:w w:val="105"/>
          <w:sz w:val="24"/>
        </w:rPr>
        <w:t>la</w:t>
      </w:r>
      <w:r>
        <w:rPr>
          <w:spacing w:val="-9"/>
          <w:w w:val="105"/>
          <w:sz w:val="24"/>
        </w:rPr>
        <w:t xml:space="preserve"> </w:t>
      </w:r>
      <w:r>
        <w:rPr>
          <w:spacing w:val="-2"/>
          <w:w w:val="105"/>
          <w:sz w:val="24"/>
        </w:rPr>
        <w:t>NSO,</w:t>
      </w:r>
      <w:r>
        <w:rPr>
          <w:spacing w:val="-9"/>
          <w:w w:val="105"/>
          <w:sz w:val="24"/>
        </w:rPr>
        <w:t xml:space="preserve"> </w:t>
      </w:r>
      <w:r>
        <w:rPr>
          <w:spacing w:val="-2"/>
          <w:w w:val="105"/>
          <w:sz w:val="24"/>
        </w:rPr>
        <w:t>pour</w:t>
      </w:r>
      <w:r>
        <w:rPr>
          <w:spacing w:val="-9"/>
          <w:w w:val="105"/>
          <w:sz w:val="24"/>
        </w:rPr>
        <w:t xml:space="preserve"> </w:t>
      </w:r>
      <w:r>
        <w:rPr>
          <w:spacing w:val="-2"/>
          <w:w w:val="105"/>
          <w:sz w:val="24"/>
        </w:rPr>
        <w:t>prélever</w:t>
      </w:r>
      <w:r>
        <w:rPr>
          <w:spacing w:val="-9"/>
          <w:w w:val="105"/>
          <w:sz w:val="24"/>
        </w:rPr>
        <w:t xml:space="preserve"> </w:t>
      </w:r>
      <w:r>
        <w:rPr>
          <w:spacing w:val="-2"/>
          <w:w w:val="105"/>
          <w:sz w:val="24"/>
        </w:rPr>
        <w:t>les</w:t>
      </w:r>
      <w:r>
        <w:rPr>
          <w:spacing w:val="-10"/>
          <w:w w:val="105"/>
          <w:sz w:val="24"/>
        </w:rPr>
        <w:t xml:space="preserve"> </w:t>
      </w:r>
      <w:r>
        <w:rPr>
          <w:spacing w:val="-2"/>
          <w:w w:val="105"/>
          <w:sz w:val="24"/>
        </w:rPr>
        <w:t>informations</w:t>
      </w:r>
      <w:r>
        <w:rPr>
          <w:spacing w:val="-9"/>
          <w:w w:val="105"/>
          <w:sz w:val="24"/>
        </w:rPr>
        <w:t xml:space="preserve"> </w:t>
      </w:r>
      <w:r>
        <w:rPr>
          <w:spacing w:val="-2"/>
          <w:w w:val="105"/>
          <w:sz w:val="24"/>
        </w:rPr>
        <w:t>provenant</w:t>
      </w:r>
      <w:r>
        <w:rPr>
          <w:spacing w:val="-9"/>
          <w:w w:val="105"/>
          <w:sz w:val="24"/>
        </w:rPr>
        <w:t xml:space="preserve"> </w:t>
      </w:r>
      <w:r>
        <w:rPr>
          <w:spacing w:val="-2"/>
          <w:w w:val="105"/>
          <w:sz w:val="24"/>
        </w:rPr>
        <w:t>du</w:t>
      </w:r>
      <w:r>
        <w:rPr>
          <w:spacing w:val="-9"/>
          <w:w w:val="105"/>
          <w:sz w:val="24"/>
        </w:rPr>
        <w:t xml:space="preserve"> </w:t>
      </w:r>
      <w:r>
        <w:rPr>
          <w:spacing w:val="-2"/>
          <w:w w:val="105"/>
          <w:sz w:val="24"/>
        </w:rPr>
        <w:t>module</w:t>
      </w:r>
      <w:r>
        <w:rPr>
          <w:spacing w:val="-9"/>
          <w:w w:val="105"/>
          <w:sz w:val="24"/>
        </w:rPr>
        <w:t xml:space="preserve"> </w:t>
      </w:r>
      <w:r>
        <w:rPr>
          <w:rFonts w:ascii="Georgia" w:hAnsi="Georgia"/>
          <w:b/>
          <w:spacing w:val="-2"/>
          <w:w w:val="105"/>
          <w:sz w:val="24"/>
        </w:rPr>
        <w:t>CFOR</w:t>
      </w:r>
      <w:r>
        <w:rPr>
          <w:spacing w:val="-2"/>
          <w:w w:val="105"/>
          <w:sz w:val="24"/>
        </w:rPr>
        <w:t xml:space="preserve">. </w:t>
      </w:r>
      <w:r>
        <w:rPr>
          <w:w w:val="105"/>
          <w:sz w:val="24"/>
        </w:rPr>
        <w:t xml:space="preserve">En sortie, l’OBC commande la cisaille. Le module de cisaille permet de </w:t>
      </w:r>
      <w:proofErr w:type="spellStart"/>
      <w:r>
        <w:rPr>
          <w:w w:val="105"/>
          <w:sz w:val="24"/>
        </w:rPr>
        <w:t>désen</w:t>
      </w:r>
      <w:proofErr w:type="spellEnd"/>
      <w:r>
        <w:rPr>
          <w:w w:val="105"/>
          <w:sz w:val="24"/>
        </w:rPr>
        <w:t>-</w:t>
      </w:r>
    </w:p>
    <w:p w14:paraId="19B113FD" w14:textId="77777777" w:rsidR="007F7DC4" w:rsidRDefault="00000000">
      <w:pPr>
        <w:pStyle w:val="Corpsdetexte"/>
        <w:spacing w:before="14" w:line="252" w:lineRule="auto"/>
        <w:ind w:left="105"/>
        <w:sectPr w:rsidR="007F7DC4">
          <w:headerReference w:type="default" r:id="rId36"/>
          <w:footerReference w:type="default" r:id="rId37"/>
          <w:pgSz w:w="11906" w:h="16838"/>
          <w:pgMar w:top="1720" w:right="1260" w:bottom="1440" w:left="1680" w:header="1134" w:footer="1255" w:gutter="0"/>
          <w:cols w:space="720"/>
          <w:formProt w:val="0"/>
          <w:docGrid w:linePitch="100" w:charSpace="4096"/>
        </w:sectPr>
      </w:pPr>
      <w:proofErr w:type="gramStart"/>
      <w:r>
        <w:t>gager</w:t>
      </w:r>
      <w:proofErr w:type="gramEnd"/>
      <w:r>
        <w:rPr>
          <w:spacing w:val="37"/>
        </w:rPr>
        <w:t xml:space="preserve"> </w:t>
      </w:r>
      <w:r>
        <w:t>le</w:t>
      </w:r>
      <w:r>
        <w:rPr>
          <w:spacing w:val="37"/>
        </w:rPr>
        <w:t xml:space="preserve"> </w:t>
      </w:r>
      <w:r>
        <w:t>parachute</w:t>
      </w:r>
      <w:r>
        <w:rPr>
          <w:spacing w:val="37"/>
        </w:rPr>
        <w:t xml:space="preserve"> </w:t>
      </w:r>
      <w:r>
        <w:t>une</w:t>
      </w:r>
      <w:r>
        <w:rPr>
          <w:spacing w:val="36"/>
        </w:rPr>
        <w:t xml:space="preserve"> </w:t>
      </w:r>
      <w:r>
        <w:t>fois</w:t>
      </w:r>
      <w:r>
        <w:rPr>
          <w:spacing w:val="37"/>
        </w:rPr>
        <w:t xml:space="preserve"> </w:t>
      </w:r>
      <w:r>
        <w:t>que</w:t>
      </w:r>
      <w:r>
        <w:rPr>
          <w:spacing w:val="37"/>
        </w:rPr>
        <w:t xml:space="preserve"> </w:t>
      </w:r>
      <w:r>
        <w:t>la</w:t>
      </w:r>
      <w:r>
        <w:rPr>
          <w:spacing w:val="37"/>
        </w:rPr>
        <w:t xml:space="preserve"> </w:t>
      </w:r>
      <w:r>
        <w:t>charge</w:t>
      </w:r>
      <w:r>
        <w:rPr>
          <w:spacing w:val="37"/>
        </w:rPr>
        <w:t xml:space="preserve"> </w:t>
      </w:r>
      <w:r>
        <w:t>utile</w:t>
      </w:r>
      <w:r>
        <w:rPr>
          <w:spacing w:val="37"/>
        </w:rPr>
        <w:t xml:space="preserve"> </w:t>
      </w:r>
      <w:r>
        <w:t>est</w:t>
      </w:r>
      <w:r>
        <w:rPr>
          <w:spacing w:val="37"/>
        </w:rPr>
        <w:t xml:space="preserve"> </w:t>
      </w:r>
      <w:r>
        <w:t>au</w:t>
      </w:r>
      <w:r>
        <w:rPr>
          <w:spacing w:val="37"/>
        </w:rPr>
        <w:t xml:space="preserve"> </w:t>
      </w:r>
      <w:r>
        <w:t>sol,</w:t>
      </w:r>
      <w:r>
        <w:rPr>
          <w:spacing w:val="37"/>
        </w:rPr>
        <w:t xml:space="preserve"> </w:t>
      </w:r>
      <w:r>
        <w:t>assurant</w:t>
      </w:r>
      <w:r>
        <w:rPr>
          <w:spacing w:val="37"/>
        </w:rPr>
        <w:t xml:space="preserve"> </w:t>
      </w:r>
      <w:r>
        <w:t>ainsi</w:t>
      </w:r>
      <w:r>
        <w:rPr>
          <w:spacing w:val="37"/>
        </w:rPr>
        <w:t xml:space="preserve"> </w:t>
      </w:r>
      <w:r>
        <w:t>une</w:t>
      </w:r>
      <w:r>
        <w:rPr>
          <w:spacing w:val="37"/>
        </w:rPr>
        <w:t xml:space="preserve"> </w:t>
      </w:r>
      <w:proofErr w:type="spellStart"/>
      <w:r>
        <w:t>récu</w:t>
      </w:r>
      <w:proofErr w:type="spellEnd"/>
      <w:r>
        <w:t xml:space="preserve">- </w:t>
      </w:r>
      <w:proofErr w:type="spellStart"/>
      <w:r>
        <w:t>pération</w:t>
      </w:r>
      <w:proofErr w:type="spellEnd"/>
      <w:r>
        <w:t xml:space="preserve"> sécurisée.</w:t>
      </w:r>
    </w:p>
    <w:p w14:paraId="39589EFC" w14:textId="77777777" w:rsidR="007F7DC4" w:rsidRDefault="00000000">
      <w:pPr>
        <w:pStyle w:val="Titre2"/>
        <w:numPr>
          <w:ilvl w:val="1"/>
          <w:numId w:val="14"/>
        </w:numPr>
        <w:tabs>
          <w:tab w:val="left" w:pos="824"/>
        </w:tabs>
        <w:spacing w:before="140"/>
      </w:pPr>
      <w:bookmarkStart w:id="80" w:name="_bookmark15"/>
      <w:bookmarkStart w:id="81" w:name="Détail_de_l'architecture_de_l'OBC"/>
      <w:bookmarkEnd w:id="80"/>
      <w:bookmarkEnd w:id="81"/>
      <w:r>
        <w:lastRenderedPageBreak/>
        <w:t>Détail</w:t>
      </w:r>
      <w:r>
        <w:rPr>
          <w:spacing w:val="75"/>
        </w:rPr>
        <w:t xml:space="preserve"> </w:t>
      </w:r>
      <w:r>
        <w:t>de</w:t>
      </w:r>
      <w:r>
        <w:rPr>
          <w:spacing w:val="78"/>
        </w:rPr>
        <w:t xml:space="preserve"> </w:t>
      </w:r>
      <w:r>
        <w:t>l’architecture</w:t>
      </w:r>
      <w:r>
        <w:rPr>
          <w:spacing w:val="77"/>
        </w:rPr>
        <w:t xml:space="preserve"> </w:t>
      </w:r>
      <w:r>
        <w:t>de</w:t>
      </w:r>
      <w:r>
        <w:rPr>
          <w:spacing w:val="78"/>
        </w:rPr>
        <w:t xml:space="preserve"> </w:t>
      </w:r>
      <w:r>
        <w:rPr>
          <w:spacing w:val="-2"/>
        </w:rPr>
        <w:t>l’OBC</w:t>
      </w:r>
    </w:p>
    <w:p w14:paraId="17D80DBB" w14:textId="77777777" w:rsidR="007F7DC4" w:rsidRDefault="00000000">
      <w:pPr>
        <w:pStyle w:val="Corpsdetexte"/>
        <w:spacing w:before="157"/>
        <w:ind w:left="457"/>
      </w:pPr>
      <w:r>
        <w:rPr>
          <w:w w:val="105"/>
        </w:rPr>
        <w:t>Ensuite,</w:t>
      </w:r>
      <w:r>
        <w:rPr>
          <w:spacing w:val="9"/>
          <w:w w:val="105"/>
        </w:rPr>
        <w:t xml:space="preserve"> </w:t>
      </w:r>
      <w:r>
        <w:rPr>
          <w:w w:val="105"/>
        </w:rPr>
        <w:t>nous</w:t>
      </w:r>
      <w:r>
        <w:rPr>
          <w:spacing w:val="8"/>
          <w:w w:val="105"/>
        </w:rPr>
        <w:t xml:space="preserve"> </w:t>
      </w:r>
      <w:r>
        <w:rPr>
          <w:w w:val="105"/>
        </w:rPr>
        <w:t>allons</w:t>
      </w:r>
      <w:r>
        <w:rPr>
          <w:spacing w:val="8"/>
          <w:w w:val="105"/>
        </w:rPr>
        <w:t xml:space="preserve"> </w:t>
      </w:r>
      <w:r>
        <w:rPr>
          <w:w w:val="105"/>
        </w:rPr>
        <w:t>détailler</w:t>
      </w:r>
      <w:r>
        <w:rPr>
          <w:spacing w:val="10"/>
          <w:w w:val="105"/>
        </w:rPr>
        <w:t xml:space="preserve"> </w:t>
      </w:r>
      <w:r>
        <w:rPr>
          <w:w w:val="105"/>
        </w:rPr>
        <w:t>le</w:t>
      </w:r>
      <w:r>
        <w:rPr>
          <w:spacing w:val="8"/>
          <w:w w:val="105"/>
        </w:rPr>
        <w:t xml:space="preserve"> </w:t>
      </w:r>
      <w:r>
        <w:rPr>
          <w:w w:val="105"/>
        </w:rPr>
        <w:t>fonctionnement</w:t>
      </w:r>
      <w:r>
        <w:rPr>
          <w:spacing w:val="8"/>
          <w:w w:val="105"/>
        </w:rPr>
        <w:t xml:space="preserve"> </w:t>
      </w:r>
      <w:r>
        <w:rPr>
          <w:w w:val="105"/>
        </w:rPr>
        <w:t>interne</w:t>
      </w:r>
      <w:r>
        <w:rPr>
          <w:spacing w:val="9"/>
          <w:w w:val="105"/>
        </w:rPr>
        <w:t xml:space="preserve"> </w:t>
      </w:r>
      <w:r>
        <w:rPr>
          <w:w w:val="105"/>
        </w:rPr>
        <w:t>de</w:t>
      </w:r>
      <w:r>
        <w:rPr>
          <w:spacing w:val="9"/>
          <w:w w:val="105"/>
        </w:rPr>
        <w:t xml:space="preserve"> </w:t>
      </w:r>
      <w:r>
        <w:rPr>
          <w:w w:val="105"/>
        </w:rPr>
        <w:t>notre</w:t>
      </w:r>
      <w:r>
        <w:rPr>
          <w:spacing w:val="8"/>
          <w:w w:val="105"/>
        </w:rPr>
        <w:t xml:space="preserve"> </w:t>
      </w:r>
      <w:commentRangeStart w:id="82"/>
      <w:r>
        <w:rPr>
          <w:w w:val="105"/>
        </w:rPr>
        <w:t>OBC</w:t>
      </w:r>
      <w:r>
        <w:rPr>
          <w:spacing w:val="9"/>
          <w:w w:val="105"/>
        </w:rPr>
        <w:t xml:space="preserve"> </w:t>
      </w:r>
      <w:r>
        <w:rPr>
          <w:spacing w:val="-10"/>
          <w:w w:val="105"/>
        </w:rPr>
        <w:t>:</w:t>
      </w:r>
      <w:commentRangeEnd w:id="82"/>
      <w:r>
        <w:commentReference w:id="82"/>
      </w:r>
    </w:p>
    <w:p w14:paraId="56936CCA" w14:textId="29402B0F" w:rsidR="007F7DC4" w:rsidRDefault="00CF3CCC">
      <w:pPr>
        <w:pStyle w:val="Corpsdetexte"/>
        <w:spacing w:before="216"/>
        <w:rPr>
          <w:sz w:val="20"/>
        </w:rPr>
      </w:pPr>
      <w:ins w:id="83" w:author="Paul, Alexandre J" w:date="2025-01-29T10:37:00Z" w16du:dateUtc="2025-01-29T09:37:00Z">
        <w:r>
          <w:rPr>
            <w:noProof/>
            <w:sz w:val="20"/>
          </w:rPr>
          <mc:AlternateContent>
            <mc:Choice Requires="wps">
              <w:drawing>
                <wp:anchor distT="0" distB="0" distL="114300" distR="114300" simplePos="0" relativeHeight="251659264" behindDoc="0" locked="0" layoutInCell="1" allowOverlap="1" wp14:anchorId="1DC0B631" wp14:editId="136974CD">
                  <wp:simplePos x="0" y="0"/>
                  <wp:positionH relativeFrom="column">
                    <wp:posOffset>2207260</wp:posOffset>
                  </wp:positionH>
                  <wp:positionV relativeFrom="paragraph">
                    <wp:posOffset>1547641</wp:posOffset>
                  </wp:positionV>
                  <wp:extent cx="536136" cy="241739"/>
                  <wp:effectExtent l="0" t="0" r="16510" b="25400"/>
                  <wp:wrapNone/>
                  <wp:docPr id="1313398734" name="Zone de texte 176"/>
                  <wp:cNvGraphicFramePr/>
                  <a:graphic xmlns:a="http://schemas.openxmlformats.org/drawingml/2006/main">
                    <a:graphicData uri="http://schemas.microsoft.com/office/word/2010/wordprocessingShape">
                      <wps:wsp>
                        <wps:cNvSpPr txBox="1"/>
                        <wps:spPr>
                          <a:xfrm>
                            <a:off x="0" y="0"/>
                            <a:ext cx="536136" cy="241739"/>
                          </a:xfrm>
                          <a:prstGeom prst="rect">
                            <a:avLst/>
                          </a:prstGeom>
                          <a:solidFill>
                            <a:schemeClr val="bg1"/>
                          </a:solidFill>
                          <a:ln w="9525">
                            <a:solidFill>
                              <a:prstClr val="black"/>
                            </a:solidFill>
                          </a:ln>
                        </wps:spPr>
                        <wps:txbx>
                          <w:txbxContent>
                            <w:p w14:paraId="5978FAC7" w14:textId="673042B4" w:rsidR="00CF3CCC" w:rsidRPr="00CF3CCC" w:rsidRDefault="00CF3CCC" w:rsidP="00CF3CCC">
                              <w:pPr>
                                <w:jc w:val="center"/>
                                <w:rPr>
                                  <w:sz w:val="4"/>
                                  <w:szCs w:val="4"/>
                                  <w:rPrChange w:id="84" w:author="Paul, Alexandre J" w:date="2025-01-29T10:38:00Z" w16du:dateUtc="2025-01-29T09:38:00Z">
                                    <w:rPr/>
                                  </w:rPrChange>
                                </w:rPr>
                                <w:pPrChange w:id="85" w:author="Paul, Alexandre J" w:date="2025-01-29T10:38:00Z" w16du:dateUtc="2025-01-29T09:38:00Z">
                                  <w:pPr/>
                                </w:pPrChange>
                              </w:pPr>
                              <w:ins w:id="86" w:author="Paul, Alexandre J" w:date="2025-01-29T10:38:00Z" w16du:dateUtc="2025-01-29T09:38:00Z">
                                <w:r w:rsidRPr="00CF3CCC">
                                  <w:rPr>
                                    <w:sz w:val="6"/>
                                    <w:szCs w:val="6"/>
                                  </w:rPr>
                                  <w:t>Module de conditionnement du module de séparation.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C0B631" id="_x0000_t202" coordsize="21600,21600" o:spt="202" path="m,l,21600r21600,l21600,xe">
                  <v:stroke joinstyle="miter"/>
                  <v:path gradientshapeok="t" o:connecttype="rect"/>
                </v:shapetype>
                <v:shape id="Zone de texte 176" o:spid="_x0000_s1026" type="#_x0000_t202" style="position:absolute;margin-left:173.8pt;margin-top:121.85pt;width:42.2pt;height:1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" fillcolor="white [3212]">
                  <v:textbox>
                    <w:txbxContent>
                      <w:p w14:paraId="5978FAC7" w14:textId="673042B4" w:rsidR="00CF3CCC" w:rsidRPr="00CF3CCC" w:rsidRDefault="00CF3CCC" w:rsidP="00CF3CCC">
                        <w:pPr>
                          <w:jc w:val="center"/>
                          <w:rPr>
                            <w:sz w:val="4"/>
                            <w:szCs w:val="4"/>
                            <w:rPrChange w:id="87" w:author="Paul, Alexandre J" w:date="2025-01-29T10:38:00Z" w16du:dateUtc="2025-01-29T09:38:00Z">
                              <w:rPr/>
                            </w:rPrChange>
                          </w:rPr>
                          <w:pPrChange w:id="88" w:author="Paul, Alexandre J" w:date="2025-01-29T10:38:00Z" w16du:dateUtc="2025-01-29T09:38:00Z">
                            <w:pPr/>
                          </w:pPrChange>
                        </w:pPr>
                        <w:ins w:id="89" w:author="Paul, Alexandre J" w:date="2025-01-29T10:38:00Z" w16du:dateUtc="2025-01-29T09:38:00Z">
                          <w:r w:rsidRPr="00CF3CCC">
                            <w:rPr>
                              <w:sz w:val="6"/>
                              <w:szCs w:val="6"/>
                            </w:rPr>
                            <w:t>Module de conditionnement du module de séparation.</w:t>
                          </w:r>
                        </w:ins>
                      </w:p>
                    </w:txbxContent>
                  </v:textbox>
                </v:shape>
              </w:pict>
            </mc:Fallback>
          </mc:AlternateContent>
        </w:r>
      </w:ins>
      <w:r w:rsidR="00000000">
        <w:rPr>
          <w:noProof/>
          <w:sz w:val="20"/>
        </w:rPr>
        <w:drawing>
          <wp:anchor distT="0" distB="0" distL="0" distR="0" simplePos="0" relativeHeight="14" behindDoc="1" locked="0" layoutInCell="1" allowOverlap="1" wp14:anchorId="3D1497AB" wp14:editId="5A0B4C7E">
            <wp:simplePos x="0" y="0"/>
            <wp:positionH relativeFrom="page">
              <wp:posOffset>1397635</wp:posOffset>
            </wp:positionH>
            <wp:positionV relativeFrom="paragraph">
              <wp:posOffset>298450</wp:posOffset>
            </wp:positionV>
            <wp:extent cx="5321935" cy="2331720"/>
            <wp:effectExtent l="0" t="0" r="0" b="0"/>
            <wp:wrapTopAndBottom/>
            <wp:docPr id="12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16"/>
                    <pic:cNvPicPr>
                      <a:picLocks noChangeAspect="1" noChangeArrowheads="1"/>
                    </pic:cNvPicPr>
                  </pic:nvPicPr>
                  <pic:blipFill>
                    <a:blip r:embed="rId38"/>
                    <a:stretch>
                      <a:fillRect/>
                    </a:stretch>
                  </pic:blipFill>
                  <pic:spPr bwMode="auto">
                    <a:xfrm>
                      <a:off x="0" y="0"/>
                      <a:ext cx="5321935" cy="2331720"/>
                    </a:xfrm>
                    <a:prstGeom prst="rect">
                      <a:avLst/>
                    </a:prstGeom>
                  </pic:spPr>
                </pic:pic>
              </a:graphicData>
            </a:graphic>
          </wp:anchor>
        </w:drawing>
      </w:r>
    </w:p>
    <w:p w14:paraId="70C16183" w14:textId="77777777" w:rsidR="007F7DC4" w:rsidRDefault="00000000">
      <w:pPr>
        <w:pStyle w:val="Corpsdetexte"/>
        <w:spacing w:line="650" w:lineRule="atLeast"/>
        <w:ind w:left="457" w:right="507" w:firstLine="474"/>
      </w:pPr>
      <w:r>
        <w:rPr>
          <w:rFonts w:ascii="Cambria" w:hAnsi="Cambria"/>
          <w:w w:val="105"/>
        </w:rPr>
        <w:t>F</w:t>
      </w:r>
      <w:r>
        <w:rPr>
          <w:rFonts w:ascii="Cambria" w:hAnsi="Cambria"/>
          <w:smallCaps/>
          <w:w w:val="105"/>
        </w:rPr>
        <w:t>igure</w:t>
      </w:r>
      <w:r>
        <w:rPr>
          <w:rFonts w:ascii="Cambria" w:hAnsi="Cambria"/>
          <w:spacing w:val="40"/>
          <w:w w:val="105"/>
        </w:rPr>
        <w:t xml:space="preserve"> </w:t>
      </w:r>
      <w:r>
        <w:rPr>
          <w:rFonts w:ascii="Cambria" w:hAnsi="Cambria"/>
          <w:w w:val="105"/>
        </w:rPr>
        <w:t>6</w:t>
      </w:r>
      <w:r>
        <w:rPr>
          <w:rFonts w:ascii="Cambria" w:hAnsi="Cambria"/>
          <w:spacing w:val="40"/>
          <w:w w:val="105"/>
        </w:rPr>
        <w:t xml:space="preserve"> </w:t>
      </w:r>
      <w:r>
        <w:rPr>
          <w:w w:val="105"/>
        </w:rPr>
        <w:t>– Architecture du système de bord de la panne avance L’ordinateur de bord est conçu autour de deux microcontrôleurs, chacun étant</w:t>
      </w:r>
    </w:p>
    <w:p w14:paraId="45C6E084" w14:textId="77777777" w:rsidR="007F7DC4" w:rsidRDefault="00000000">
      <w:pPr>
        <w:pStyle w:val="Corpsdetexte"/>
        <w:spacing w:line="252" w:lineRule="auto"/>
        <w:ind w:left="105" w:right="524"/>
        <w:jc w:val="both"/>
      </w:pPr>
      <w:proofErr w:type="gramStart"/>
      <w:r>
        <w:rPr>
          <w:w w:val="105"/>
        </w:rPr>
        <w:t>responsable</w:t>
      </w:r>
      <w:proofErr w:type="gramEnd"/>
      <w:r>
        <w:rPr>
          <w:spacing w:val="40"/>
          <w:w w:val="105"/>
        </w:rPr>
        <w:t xml:space="preserve"> </w:t>
      </w:r>
      <w:r>
        <w:rPr>
          <w:w w:val="105"/>
        </w:rPr>
        <w:t>de</w:t>
      </w:r>
      <w:r>
        <w:rPr>
          <w:spacing w:val="40"/>
          <w:w w:val="105"/>
        </w:rPr>
        <w:t xml:space="preserve"> </w:t>
      </w:r>
      <w:r>
        <w:rPr>
          <w:w w:val="105"/>
        </w:rPr>
        <w:t>la</w:t>
      </w:r>
      <w:r>
        <w:rPr>
          <w:spacing w:val="40"/>
          <w:w w:val="105"/>
        </w:rPr>
        <w:t xml:space="preserve"> </w:t>
      </w:r>
      <w:r>
        <w:rPr>
          <w:w w:val="105"/>
        </w:rPr>
        <w:t>communication</w:t>
      </w:r>
      <w:r>
        <w:rPr>
          <w:spacing w:val="40"/>
          <w:w w:val="105"/>
        </w:rPr>
        <w:t xml:space="preserve"> </w:t>
      </w:r>
      <w:r>
        <w:rPr>
          <w:w w:val="105"/>
        </w:rPr>
        <w:t>avec</w:t>
      </w:r>
      <w:r>
        <w:rPr>
          <w:spacing w:val="40"/>
          <w:w w:val="105"/>
        </w:rPr>
        <w:t xml:space="preserve"> </w:t>
      </w:r>
      <w:r>
        <w:rPr>
          <w:w w:val="105"/>
        </w:rPr>
        <w:t>des</w:t>
      </w:r>
      <w:r>
        <w:rPr>
          <w:spacing w:val="40"/>
          <w:w w:val="105"/>
        </w:rPr>
        <w:t xml:space="preserve"> </w:t>
      </w:r>
      <w:r>
        <w:rPr>
          <w:w w:val="105"/>
        </w:rPr>
        <w:t>instruments</w:t>
      </w:r>
      <w:r>
        <w:rPr>
          <w:spacing w:val="40"/>
          <w:w w:val="105"/>
        </w:rPr>
        <w:t xml:space="preserve"> </w:t>
      </w:r>
      <w:r>
        <w:rPr>
          <w:w w:val="105"/>
        </w:rPr>
        <w:t>de</w:t>
      </w:r>
      <w:r>
        <w:rPr>
          <w:spacing w:val="40"/>
          <w:w w:val="105"/>
        </w:rPr>
        <w:t xml:space="preserve"> </w:t>
      </w:r>
      <w:r>
        <w:rPr>
          <w:w w:val="105"/>
        </w:rPr>
        <w:t>mesure</w:t>
      </w:r>
      <w:r>
        <w:rPr>
          <w:spacing w:val="40"/>
          <w:w w:val="105"/>
        </w:rPr>
        <w:t xml:space="preserve"> </w:t>
      </w:r>
      <w:r>
        <w:rPr>
          <w:w w:val="105"/>
        </w:rPr>
        <w:t xml:space="preserve">spécifiques. Le </w:t>
      </w:r>
      <w:r>
        <w:rPr>
          <w:rFonts w:ascii="Georgia" w:hAnsi="Georgia"/>
          <w:b/>
          <w:w w:val="105"/>
        </w:rPr>
        <w:t xml:space="preserve">microcontrôleur 1 </w:t>
      </w:r>
      <w:r>
        <w:rPr>
          <w:w w:val="105"/>
        </w:rPr>
        <w:t>est dédié à la communication avec le capteur d’effort (</w:t>
      </w:r>
      <w:r>
        <w:rPr>
          <w:rFonts w:ascii="Georgia" w:hAnsi="Georgia"/>
          <w:b/>
          <w:w w:val="105"/>
        </w:rPr>
        <w:t>CFOR</w:t>
      </w:r>
      <w:r>
        <w:rPr>
          <w:w w:val="105"/>
        </w:rPr>
        <w:t xml:space="preserve">), tandis que le </w:t>
      </w:r>
      <w:r>
        <w:rPr>
          <w:rFonts w:ascii="Georgia" w:hAnsi="Georgia"/>
          <w:b/>
          <w:w w:val="105"/>
        </w:rPr>
        <w:t>microcontrôleur 2</w:t>
      </w:r>
      <w:r>
        <w:rPr>
          <w:rFonts w:ascii="Georgia" w:hAnsi="Georgia"/>
          <w:b/>
          <w:spacing w:val="-1"/>
          <w:w w:val="105"/>
        </w:rPr>
        <w:t xml:space="preserve"> </w:t>
      </w:r>
      <w:r>
        <w:rPr>
          <w:w w:val="105"/>
        </w:rPr>
        <w:t xml:space="preserve">interagit avec le capteur </w:t>
      </w:r>
      <w:r>
        <w:rPr>
          <w:rFonts w:ascii="Georgia" w:hAnsi="Georgia"/>
          <w:b/>
          <w:w w:val="105"/>
        </w:rPr>
        <w:t>GPS</w:t>
      </w:r>
      <w:r>
        <w:rPr>
          <w:w w:val="105"/>
        </w:rPr>
        <w:t>.</w:t>
      </w:r>
    </w:p>
    <w:p w14:paraId="79A00097" w14:textId="77777777" w:rsidR="007F7DC4" w:rsidRDefault="00000000">
      <w:pPr>
        <w:pStyle w:val="Corpsdetexte"/>
        <w:spacing w:before="268" w:line="252" w:lineRule="auto"/>
        <w:ind w:left="105" w:right="522" w:firstLine="351"/>
        <w:jc w:val="both"/>
      </w:pPr>
      <w:r>
        <w:rPr>
          <w:w w:val="105"/>
        </w:rPr>
        <w:t>Le</w:t>
      </w:r>
      <w:r>
        <w:rPr>
          <w:spacing w:val="-10"/>
          <w:w w:val="105"/>
        </w:rPr>
        <w:t xml:space="preserve"> </w:t>
      </w:r>
      <w:r>
        <w:rPr>
          <w:w w:val="105"/>
        </w:rPr>
        <w:t>choix</w:t>
      </w:r>
      <w:r>
        <w:rPr>
          <w:spacing w:val="-10"/>
          <w:w w:val="105"/>
        </w:rPr>
        <w:t xml:space="preserve"> </w:t>
      </w:r>
      <w:r>
        <w:rPr>
          <w:w w:val="105"/>
        </w:rPr>
        <w:t>de</w:t>
      </w:r>
      <w:r>
        <w:rPr>
          <w:spacing w:val="-10"/>
          <w:w w:val="105"/>
        </w:rPr>
        <w:t xml:space="preserve"> </w:t>
      </w:r>
      <w:r>
        <w:rPr>
          <w:w w:val="105"/>
        </w:rPr>
        <w:t>séparer</w:t>
      </w:r>
      <w:r>
        <w:rPr>
          <w:spacing w:val="-10"/>
          <w:w w:val="105"/>
        </w:rPr>
        <w:t xml:space="preserve"> </w:t>
      </w:r>
      <w:r>
        <w:rPr>
          <w:w w:val="105"/>
        </w:rPr>
        <w:t>les</w:t>
      </w:r>
      <w:r>
        <w:rPr>
          <w:spacing w:val="-10"/>
          <w:w w:val="105"/>
        </w:rPr>
        <w:t xml:space="preserve"> </w:t>
      </w:r>
      <w:r>
        <w:rPr>
          <w:w w:val="105"/>
        </w:rPr>
        <w:t>communications</w:t>
      </w:r>
      <w:r>
        <w:rPr>
          <w:spacing w:val="-10"/>
          <w:w w:val="105"/>
        </w:rPr>
        <w:t xml:space="preserve"> </w:t>
      </w:r>
      <w:r>
        <w:rPr>
          <w:w w:val="105"/>
        </w:rPr>
        <w:t>entre</w:t>
      </w:r>
      <w:r>
        <w:rPr>
          <w:spacing w:val="-10"/>
          <w:w w:val="105"/>
        </w:rPr>
        <w:t xml:space="preserve"> </w:t>
      </w:r>
      <w:r>
        <w:rPr>
          <w:w w:val="105"/>
        </w:rPr>
        <w:t>les</w:t>
      </w:r>
      <w:r>
        <w:rPr>
          <w:spacing w:val="-10"/>
          <w:w w:val="105"/>
        </w:rPr>
        <w:t xml:space="preserve"> </w:t>
      </w:r>
      <w:r>
        <w:rPr>
          <w:w w:val="105"/>
        </w:rPr>
        <w:t>microcontrôleurs</w:t>
      </w:r>
      <w:r>
        <w:rPr>
          <w:spacing w:val="-10"/>
          <w:w w:val="105"/>
        </w:rPr>
        <w:t xml:space="preserve"> </w:t>
      </w:r>
      <w:r>
        <w:rPr>
          <w:w w:val="105"/>
        </w:rPr>
        <w:t>et</w:t>
      </w:r>
      <w:r>
        <w:rPr>
          <w:spacing w:val="-10"/>
          <w:w w:val="105"/>
        </w:rPr>
        <w:t xml:space="preserve"> </w:t>
      </w:r>
      <w:r>
        <w:rPr>
          <w:w w:val="105"/>
        </w:rPr>
        <w:t>les</w:t>
      </w:r>
      <w:r>
        <w:rPr>
          <w:spacing w:val="-10"/>
          <w:w w:val="105"/>
        </w:rPr>
        <w:t xml:space="preserve"> </w:t>
      </w:r>
      <w:r>
        <w:rPr>
          <w:w w:val="105"/>
        </w:rPr>
        <w:t xml:space="preserve">instru- </w:t>
      </w:r>
      <w:proofErr w:type="spellStart"/>
      <w:r>
        <w:rPr>
          <w:w w:val="105"/>
        </w:rPr>
        <w:t>ments</w:t>
      </w:r>
      <w:proofErr w:type="spellEnd"/>
      <w:r>
        <w:rPr>
          <w:w w:val="105"/>
        </w:rPr>
        <w:t xml:space="preserve"> de mesure a été fait pour éviter l’apparition de points de panne communs. De plus, cette architecture garantit une redondance fonctionnelle entre les deux </w:t>
      </w:r>
      <w:r>
        <w:rPr>
          <w:spacing w:val="-2"/>
          <w:w w:val="105"/>
        </w:rPr>
        <w:t>unités.</w:t>
      </w:r>
    </w:p>
    <w:p w14:paraId="0A439C7E" w14:textId="77777777" w:rsidR="007F7DC4" w:rsidRDefault="007F7DC4">
      <w:pPr>
        <w:pStyle w:val="Corpsdetexte"/>
        <w:spacing w:before="58"/>
      </w:pPr>
    </w:p>
    <w:p w14:paraId="5ED73629" w14:textId="77777777" w:rsidR="007F7DC4" w:rsidRDefault="00000000">
      <w:pPr>
        <w:spacing w:before="1"/>
        <w:ind w:left="105"/>
        <w:jc w:val="both"/>
      </w:pPr>
      <w:r>
        <w:rPr>
          <w:rFonts w:ascii="Georgia" w:hAnsi="Georgia"/>
          <w:b/>
          <w:spacing w:val="-6"/>
          <w:sz w:val="24"/>
        </w:rPr>
        <w:t>Gestion</w:t>
      </w:r>
      <w:r>
        <w:rPr>
          <w:rFonts w:ascii="Georgia" w:hAnsi="Georgia"/>
          <w:b/>
          <w:spacing w:val="-1"/>
          <w:sz w:val="24"/>
        </w:rPr>
        <w:t xml:space="preserve"> </w:t>
      </w:r>
      <w:r>
        <w:rPr>
          <w:rFonts w:ascii="Georgia" w:hAnsi="Georgia"/>
          <w:b/>
          <w:spacing w:val="-6"/>
          <w:sz w:val="24"/>
        </w:rPr>
        <w:t>du</w:t>
      </w:r>
      <w:r>
        <w:rPr>
          <w:rFonts w:ascii="Georgia" w:hAnsi="Georgia"/>
          <w:b/>
          <w:sz w:val="24"/>
        </w:rPr>
        <w:t xml:space="preserve"> </w:t>
      </w:r>
      <w:r>
        <w:rPr>
          <w:rFonts w:ascii="Georgia" w:hAnsi="Georgia"/>
          <w:b/>
          <w:spacing w:val="-6"/>
          <w:sz w:val="24"/>
        </w:rPr>
        <w:t>stockage</w:t>
      </w:r>
      <w:r>
        <w:rPr>
          <w:rFonts w:ascii="Georgia" w:hAnsi="Georgia"/>
          <w:b/>
          <w:sz w:val="24"/>
        </w:rPr>
        <w:t xml:space="preserve"> </w:t>
      </w:r>
      <w:r>
        <w:rPr>
          <w:rFonts w:ascii="Georgia" w:hAnsi="Georgia"/>
          <w:b/>
          <w:spacing w:val="-6"/>
          <w:sz w:val="24"/>
        </w:rPr>
        <w:t>des</w:t>
      </w:r>
      <w:r>
        <w:rPr>
          <w:rFonts w:ascii="Georgia" w:hAnsi="Georgia"/>
          <w:b/>
          <w:sz w:val="24"/>
        </w:rPr>
        <w:t xml:space="preserve"> </w:t>
      </w:r>
      <w:r>
        <w:rPr>
          <w:rFonts w:ascii="Georgia" w:hAnsi="Georgia"/>
          <w:b/>
          <w:spacing w:val="-6"/>
          <w:sz w:val="24"/>
        </w:rPr>
        <w:t>données</w:t>
      </w:r>
    </w:p>
    <w:p w14:paraId="01459911" w14:textId="77777777" w:rsidR="007F7DC4" w:rsidRDefault="00000000">
      <w:pPr>
        <w:pStyle w:val="Corpsdetexte"/>
        <w:spacing w:before="166" w:line="252" w:lineRule="auto"/>
        <w:ind w:left="105" w:right="523" w:firstLine="351"/>
        <w:jc w:val="both"/>
      </w:pPr>
      <w:r>
        <w:rPr>
          <w:w w:val="105"/>
        </w:rPr>
        <w:t>Pour</w:t>
      </w:r>
      <w:r>
        <w:rPr>
          <w:spacing w:val="-6"/>
          <w:w w:val="105"/>
        </w:rPr>
        <w:t xml:space="preserve"> </w:t>
      </w:r>
      <w:r>
        <w:rPr>
          <w:w w:val="105"/>
        </w:rPr>
        <w:t>le</w:t>
      </w:r>
      <w:r>
        <w:rPr>
          <w:spacing w:val="-6"/>
          <w:w w:val="105"/>
        </w:rPr>
        <w:t xml:space="preserve"> </w:t>
      </w:r>
      <w:r>
        <w:rPr>
          <w:w w:val="105"/>
        </w:rPr>
        <w:t>stockage</w:t>
      </w:r>
      <w:r>
        <w:rPr>
          <w:spacing w:val="-6"/>
          <w:w w:val="105"/>
        </w:rPr>
        <w:t xml:space="preserve"> </w:t>
      </w:r>
      <w:r>
        <w:rPr>
          <w:w w:val="105"/>
        </w:rPr>
        <w:t>des</w:t>
      </w:r>
      <w:r>
        <w:rPr>
          <w:spacing w:val="-6"/>
          <w:w w:val="105"/>
        </w:rPr>
        <w:t xml:space="preserve"> </w:t>
      </w:r>
      <w:r>
        <w:rPr>
          <w:w w:val="105"/>
        </w:rPr>
        <w:t>données,</w:t>
      </w:r>
      <w:r>
        <w:rPr>
          <w:spacing w:val="-6"/>
          <w:w w:val="105"/>
        </w:rPr>
        <w:t xml:space="preserve"> </w:t>
      </w:r>
      <w:r>
        <w:rPr>
          <w:w w:val="105"/>
        </w:rPr>
        <w:t>un</w:t>
      </w:r>
      <w:r>
        <w:rPr>
          <w:spacing w:val="-6"/>
          <w:w w:val="105"/>
        </w:rPr>
        <w:t xml:space="preserve"> </w:t>
      </w:r>
      <w:r>
        <w:rPr>
          <w:w w:val="105"/>
        </w:rPr>
        <w:t>bus</w:t>
      </w:r>
      <w:r>
        <w:rPr>
          <w:spacing w:val="-6"/>
          <w:w w:val="105"/>
        </w:rPr>
        <w:t xml:space="preserve"> </w:t>
      </w:r>
      <w:r>
        <w:rPr>
          <w:w w:val="105"/>
        </w:rPr>
        <w:t>de</w:t>
      </w:r>
      <w:r>
        <w:rPr>
          <w:spacing w:val="-6"/>
          <w:w w:val="105"/>
        </w:rPr>
        <w:t xml:space="preserve"> </w:t>
      </w:r>
      <w:r>
        <w:rPr>
          <w:w w:val="105"/>
        </w:rPr>
        <w:t>communication</w:t>
      </w:r>
      <w:r>
        <w:rPr>
          <w:spacing w:val="-6"/>
          <w:w w:val="105"/>
        </w:rPr>
        <w:t xml:space="preserve"> </w:t>
      </w:r>
      <w:r>
        <w:rPr>
          <w:w w:val="105"/>
        </w:rPr>
        <w:t>reliera</w:t>
      </w:r>
      <w:r>
        <w:rPr>
          <w:spacing w:val="-6"/>
          <w:w w:val="105"/>
        </w:rPr>
        <w:t xml:space="preserve"> </w:t>
      </w:r>
      <w:r>
        <w:rPr>
          <w:w w:val="105"/>
        </w:rPr>
        <w:t>les</w:t>
      </w:r>
      <w:r>
        <w:rPr>
          <w:spacing w:val="-6"/>
          <w:w w:val="105"/>
        </w:rPr>
        <w:t xml:space="preserve"> </w:t>
      </w:r>
      <w:r>
        <w:rPr>
          <w:w w:val="105"/>
        </w:rPr>
        <w:t>deux</w:t>
      </w:r>
      <w:r>
        <w:rPr>
          <w:spacing w:val="-6"/>
          <w:w w:val="105"/>
        </w:rPr>
        <w:t xml:space="preserve"> </w:t>
      </w:r>
      <w:r>
        <w:rPr>
          <w:w w:val="105"/>
        </w:rPr>
        <w:t>micro- contrôleurs,</w:t>
      </w:r>
      <w:r>
        <w:rPr>
          <w:spacing w:val="-5"/>
          <w:w w:val="105"/>
        </w:rPr>
        <w:t xml:space="preserve"> </w:t>
      </w:r>
      <w:r>
        <w:rPr>
          <w:w w:val="105"/>
        </w:rPr>
        <w:t>car</w:t>
      </w:r>
      <w:r>
        <w:rPr>
          <w:spacing w:val="-5"/>
          <w:w w:val="105"/>
        </w:rPr>
        <w:t xml:space="preserve"> </w:t>
      </w:r>
      <w:r>
        <w:rPr>
          <w:w w:val="105"/>
        </w:rPr>
        <w:t>seul</w:t>
      </w:r>
      <w:r>
        <w:rPr>
          <w:spacing w:val="-5"/>
          <w:w w:val="105"/>
        </w:rPr>
        <w:t xml:space="preserve"> </w:t>
      </w:r>
      <w:r>
        <w:rPr>
          <w:w w:val="105"/>
        </w:rPr>
        <w:t>le</w:t>
      </w:r>
      <w:r>
        <w:rPr>
          <w:spacing w:val="-5"/>
          <w:w w:val="105"/>
        </w:rPr>
        <w:t xml:space="preserve"> </w:t>
      </w:r>
      <w:r>
        <w:rPr>
          <w:rFonts w:ascii="Georgia" w:hAnsi="Georgia"/>
          <w:b/>
          <w:w w:val="105"/>
        </w:rPr>
        <w:t>microcontrôleur 1</w:t>
      </w:r>
      <w:r>
        <w:rPr>
          <w:rFonts w:ascii="Georgia" w:hAnsi="Georgia"/>
          <w:b/>
          <w:spacing w:val="-7"/>
          <w:w w:val="105"/>
        </w:rPr>
        <w:t xml:space="preserve"> </w:t>
      </w:r>
      <w:r>
        <w:rPr>
          <w:w w:val="105"/>
        </w:rPr>
        <w:t>dispose</w:t>
      </w:r>
      <w:r>
        <w:rPr>
          <w:spacing w:val="-5"/>
          <w:w w:val="105"/>
        </w:rPr>
        <w:t xml:space="preserve"> </w:t>
      </w:r>
      <w:r>
        <w:rPr>
          <w:w w:val="105"/>
        </w:rPr>
        <w:t>d’un</w:t>
      </w:r>
      <w:r>
        <w:rPr>
          <w:spacing w:val="-5"/>
          <w:w w:val="105"/>
        </w:rPr>
        <w:t xml:space="preserve"> </w:t>
      </w:r>
      <w:r>
        <w:rPr>
          <w:w w:val="105"/>
        </w:rPr>
        <w:t>accès</w:t>
      </w:r>
      <w:r>
        <w:rPr>
          <w:spacing w:val="-5"/>
          <w:w w:val="105"/>
        </w:rPr>
        <w:t xml:space="preserve"> </w:t>
      </w:r>
      <w:r>
        <w:rPr>
          <w:w w:val="105"/>
        </w:rPr>
        <w:t>direct</w:t>
      </w:r>
      <w:r>
        <w:rPr>
          <w:spacing w:val="-5"/>
          <w:w w:val="105"/>
        </w:rPr>
        <w:t xml:space="preserve"> </w:t>
      </w:r>
      <w:r>
        <w:rPr>
          <w:w w:val="105"/>
        </w:rPr>
        <w:t>à</w:t>
      </w:r>
      <w:r>
        <w:rPr>
          <w:spacing w:val="-5"/>
          <w:w w:val="105"/>
        </w:rPr>
        <w:t xml:space="preserve"> </w:t>
      </w:r>
      <w:r>
        <w:rPr>
          <w:w w:val="105"/>
        </w:rPr>
        <w:t>l’espace de</w:t>
      </w:r>
      <w:r>
        <w:rPr>
          <w:spacing w:val="-6"/>
          <w:w w:val="105"/>
        </w:rPr>
        <w:t xml:space="preserve"> </w:t>
      </w:r>
      <w:r>
        <w:rPr>
          <w:w w:val="105"/>
        </w:rPr>
        <w:t>stockage.</w:t>
      </w:r>
      <w:r>
        <w:rPr>
          <w:spacing w:val="-6"/>
          <w:w w:val="105"/>
        </w:rPr>
        <w:t xml:space="preserve"> </w:t>
      </w:r>
      <w:r>
        <w:rPr>
          <w:w w:val="105"/>
        </w:rPr>
        <w:t>Les</w:t>
      </w:r>
      <w:r>
        <w:rPr>
          <w:spacing w:val="-6"/>
          <w:w w:val="105"/>
        </w:rPr>
        <w:t xml:space="preserve"> </w:t>
      </w:r>
      <w:r>
        <w:rPr>
          <w:w w:val="105"/>
        </w:rPr>
        <w:t>données</w:t>
      </w:r>
      <w:r>
        <w:rPr>
          <w:spacing w:val="-6"/>
          <w:w w:val="105"/>
        </w:rPr>
        <w:t xml:space="preserve"> </w:t>
      </w:r>
      <w:r>
        <w:rPr>
          <w:w w:val="105"/>
        </w:rPr>
        <w:t>transmises</w:t>
      </w:r>
      <w:r>
        <w:rPr>
          <w:spacing w:val="-6"/>
          <w:w w:val="105"/>
        </w:rPr>
        <w:t xml:space="preserve"> </w:t>
      </w:r>
      <w:r>
        <w:rPr>
          <w:w w:val="105"/>
        </w:rPr>
        <w:t>par</w:t>
      </w:r>
      <w:r>
        <w:rPr>
          <w:spacing w:val="-6"/>
          <w:w w:val="105"/>
        </w:rPr>
        <w:t xml:space="preserve"> </w:t>
      </w:r>
      <w:r>
        <w:rPr>
          <w:w w:val="105"/>
        </w:rPr>
        <w:t>le</w:t>
      </w:r>
      <w:r>
        <w:rPr>
          <w:spacing w:val="-6"/>
          <w:w w:val="105"/>
        </w:rPr>
        <w:t xml:space="preserve"> </w:t>
      </w:r>
      <w:r>
        <w:rPr>
          <w:rFonts w:ascii="Georgia" w:hAnsi="Georgia"/>
          <w:b/>
          <w:w w:val="105"/>
        </w:rPr>
        <w:t>microcontrôleur 2</w:t>
      </w:r>
      <w:r>
        <w:rPr>
          <w:rFonts w:ascii="Georgia" w:hAnsi="Georgia"/>
          <w:b/>
          <w:spacing w:val="-8"/>
          <w:w w:val="105"/>
        </w:rPr>
        <w:t xml:space="preserve"> </w:t>
      </w:r>
      <w:r>
        <w:rPr>
          <w:w w:val="105"/>
        </w:rPr>
        <w:t>ne</w:t>
      </w:r>
      <w:r>
        <w:rPr>
          <w:spacing w:val="-6"/>
          <w:w w:val="105"/>
        </w:rPr>
        <w:t xml:space="preserve"> </w:t>
      </w:r>
      <w:r>
        <w:rPr>
          <w:w w:val="105"/>
        </w:rPr>
        <w:t>sont</w:t>
      </w:r>
      <w:r>
        <w:rPr>
          <w:spacing w:val="-6"/>
          <w:w w:val="105"/>
        </w:rPr>
        <w:t xml:space="preserve"> </w:t>
      </w:r>
      <w:r>
        <w:rPr>
          <w:w w:val="105"/>
        </w:rPr>
        <w:t>pas</w:t>
      </w:r>
      <w:r>
        <w:rPr>
          <w:spacing w:val="-6"/>
          <w:w w:val="105"/>
        </w:rPr>
        <w:t xml:space="preserve"> </w:t>
      </w:r>
      <w:r>
        <w:rPr>
          <w:w w:val="105"/>
        </w:rPr>
        <w:t>cri- tiques, car elles ne sont pas utilisées pour les actions essentielles telles que la mise à feu. Ces données seront simplement stockées en mémoire, ce qui permet de les maintenir dans l</w:t>
      </w:r>
      <w:ins w:id="90" w:author="Unknown Author" w:date="2025-01-24T10:45:00Z">
        <w:r>
          <w:rPr>
            <w:w w:val="105"/>
          </w:rPr>
          <w:t>e logiciel de</w:t>
        </w:r>
      </w:ins>
      <w:del w:id="91" w:author="Unknown Author" w:date="2025-01-24T10:45:00Z">
        <w:r>
          <w:rPr>
            <w:w w:val="105"/>
          </w:rPr>
          <w:delText>a</w:delText>
        </w:r>
      </w:del>
      <w:r>
        <w:rPr>
          <w:w w:val="105"/>
        </w:rPr>
        <w:t xml:space="preserve"> </w:t>
      </w:r>
      <w:r>
        <w:rPr>
          <w:rFonts w:ascii="Georgia" w:hAnsi="Georgia"/>
          <w:b/>
          <w:w w:val="105"/>
        </w:rPr>
        <w:t>classe C</w:t>
      </w:r>
      <w:r>
        <w:rPr>
          <w:w w:val="105"/>
        </w:rPr>
        <w:t>.</w:t>
      </w:r>
      <w:commentRangeStart w:id="92"/>
      <w:commentRangeEnd w:id="92"/>
      <w:del w:id="93" w:author="Unknown Author" w:date="2025-01-28T13:29:00Z">
        <w:r>
          <w:commentReference w:id="92"/>
        </w:r>
      </w:del>
    </w:p>
    <w:p w14:paraId="660DD04E" w14:textId="77777777" w:rsidR="007F7DC4" w:rsidRDefault="007F7DC4">
      <w:pPr>
        <w:pStyle w:val="Corpsdetexte"/>
        <w:spacing w:before="55"/>
      </w:pPr>
    </w:p>
    <w:p w14:paraId="3AFD23D8" w14:textId="77777777" w:rsidR="007F7DC4" w:rsidRDefault="00000000">
      <w:pPr>
        <w:ind w:left="105"/>
        <w:jc w:val="both"/>
      </w:pPr>
      <w:r>
        <w:rPr>
          <w:rFonts w:ascii="Georgia" w:hAnsi="Georgia"/>
          <w:b/>
          <w:spacing w:val="-8"/>
          <w:sz w:val="24"/>
        </w:rPr>
        <w:t>Surveillance</w:t>
      </w:r>
      <w:r>
        <w:rPr>
          <w:rFonts w:ascii="Georgia" w:hAnsi="Georgia"/>
          <w:b/>
          <w:spacing w:val="6"/>
          <w:sz w:val="24"/>
        </w:rPr>
        <w:t xml:space="preserve"> </w:t>
      </w:r>
      <w:r>
        <w:rPr>
          <w:rFonts w:ascii="Georgia" w:hAnsi="Georgia"/>
          <w:b/>
          <w:spacing w:val="-8"/>
          <w:sz w:val="24"/>
        </w:rPr>
        <w:t>pendant</w:t>
      </w:r>
      <w:r>
        <w:rPr>
          <w:rFonts w:ascii="Georgia" w:hAnsi="Georgia"/>
          <w:b/>
          <w:spacing w:val="6"/>
          <w:sz w:val="24"/>
        </w:rPr>
        <w:t xml:space="preserve"> </w:t>
      </w:r>
      <w:r>
        <w:rPr>
          <w:rFonts w:ascii="Georgia" w:hAnsi="Georgia"/>
          <w:b/>
          <w:spacing w:val="-8"/>
          <w:sz w:val="24"/>
        </w:rPr>
        <w:t>la</w:t>
      </w:r>
      <w:r>
        <w:rPr>
          <w:rFonts w:ascii="Georgia" w:hAnsi="Georgia"/>
          <w:b/>
          <w:spacing w:val="7"/>
          <w:sz w:val="24"/>
        </w:rPr>
        <w:t xml:space="preserve"> </w:t>
      </w:r>
      <w:r>
        <w:rPr>
          <w:rFonts w:ascii="Georgia" w:hAnsi="Georgia"/>
          <w:b/>
          <w:spacing w:val="-8"/>
          <w:sz w:val="24"/>
        </w:rPr>
        <w:t>descente</w:t>
      </w:r>
    </w:p>
    <w:p w14:paraId="1C54DCCE" w14:textId="77777777" w:rsidR="007F7DC4" w:rsidRDefault="00000000">
      <w:pPr>
        <w:pStyle w:val="Corpsdetexte"/>
        <w:spacing w:before="167" w:line="252" w:lineRule="auto"/>
        <w:ind w:left="105" w:right="523" w:firstLine="351"/>
        <w:jc w:val="both"/>
      </w:pPr>
      <w:r>
        <w:rPr>
          <w:w w:val="105"/>
        </w:rPr>
        <w:t>Durant la phase de descente, les microcontrôleurs auront les responsabilités suivantes :</w:t>
      </w:r>
    </w:p>
    <w:p w14:paraId="7EA77B50" w14:textId="77777777" w:rsidR="007F7DC4" w:rsidRDefault="00000000">
      <w:pPr>
        <w:pStyle w:val="Paragraphedeliste"/>
        <w:numPr>
          <w:ilvl w:val="0"/>
          <w:numId w:val="8"/>
        </w:numPr>
        <w:tabs>
          <w:tab w:val="left" w:pos="691"/>
        </w:tabs>
        <w:spacing w:before="81"/>
        <w:ind w:hanging="351"/>
      </w:pPr>
      <w:r>
        <w:rPr>
          <w:rFonts w:ascii="Georgia" w:hAnsi="Georgia"/>
          <w:b/>
          <w:spacing w:val="-6"/>
          <w:sz w:val="24"/>
        </w:rPr>
        <w:t>Microcontrôleur</w:t>
      </w:r>
      <w:r>
        <w:rPr>
          <w:rFonts w:ascii="Georgia" w:hAnsi="Georgia"/>
          <w:b/>
          <w:spacing w:val="-2"/>
          <w:sz w:val="24"/>
        </w:rPr>
        <w:t xml:space="preserve"> </w:t>
      </w:r>
      <w:r>
        <w:rPr>
          <w:rFonts w:ascii="Georgia" w:hAnsi="Georgia"/>
          <w:b/>
          <w:spacing w:val="-6"/>
          <w:sz w:val="24"/>
        </w:rPr>
        <w:t>1</w:t>
      </w:r>
      <w:r>
        <w:rPr>
          <w:rFonts w:ascii="Georgia" w:hAnsi="Georgia"/>
          <w:b/>
          <w:spacing w:val="-1"/>
          <w:sz w:val="24"/>
        </w:rPr>
        <w:t xml:space="preserve"> </w:t>
      </w:r>
      <w:r>
        <w:rPr>
          <w:rFonts w:ascii="Georgia" w:hAnsi="Georgia"/>
          <w:b/>
          <w:spacing w:val="-10"/>
          <w:sz w:val="24"/>
        </w:rPr>
        <w:t>:</w:t>
      </w:r>
    </w:p>
    <w:p w14:paraId="7A3299E7" w14:textId="77777777" w:rsidR="007F7DC4" w:rsidRDefault="00000000">
      <w:pPr>
        <w:pStyle w:val="Paragraphedeliste"/>
        <w:numPr>
          <w:ilvl w:val="1"/>
          <w:numId w:val="8"/>
        </w:numPr>
        <w:tabs>
          <w:tab w:val="left" w:pos="1206"/>
        </w:tabs>
        <w:spacing w:before="94"/>
        <w:ind w:hanging="351"/>
        <w:sectPr w:rsidR="007F7DC4">
          <w:headerReference w:type="default" r:id="rId39"/>
          <w:footerReference w:type="default" r:id="rId40"/>
          <w:pgSz w:w="11906" w:h="16838"/>
          <w:pgMar w:top="1720" w:right="1260" w:bottom="1440" w:left="1680" w:header="1134" w:footer="1255" w:gutter="0"/>
          <w:cols w:space="720"/>
          <w:formProt w:val="0"/>
          <w:docGrid w:linePitch="100" w:charSpace="4096"/>
        </w:sectPr>
      </w:pPr>
      <w:r>
        <w:rPr>
          <w:w w:val="105"/>
          <w:sz w:val="24"/>
        </w:rPr>
        <w:t>Surveillance</w:t>
      </w:r>
      <w:r>
        <w:rPr>
          <w:spacing w:val="9"/>
          <w:w w:val="105"/>
          <w:sz w:val="24"/>
        </w:rPr>
        <w:t xml:space="preserve"> </w:t>
      </w:r>
      <w:r>
        <w:rPr>
          <w:w w:val="105"/>
          <w:sz w:val="24"/>
        </w:rPr>
        <w:t>de</w:t>
      </w:r>
      <w:r>
        <w:rPr>
          <w:spacing w:val="9"/>
          <w:w w:val="105"/>
          <w:sz w:val="24"/>
        </w:rPr>
        <w:t xml:space="preserve"> </w:t>
      </w:r>
      <w:r>
        <w:rPr>
          <w:w w:val="105"/>
          <w:sz w:val="24"/>
        </w:rPr>
        <w:t>l’état</w:t>
      </w:r>
      <w:r>
        <w:rPr>
          <w:spacing w:val="8"/>
          <w:w w:val="105"/>
          <w:sz w:val="24"/>
        </w:rPr>
        <w:t xml:space="preserve"> </w:t>
      </w:r>
      <w:r>
        <w:rPr>
          <w:w w:val="105"/>
          <w:sz w:val="24"/>
        </w:rPr>
        <w:t>du</w:t>
      </w:r>
      <w:r>
        <w:rPr>
          <w:spacing w:val="10"/>
          <w:w w:val="105"/>
          <w:sz w:val="24"/>
        </w:rPr>
        <w:t xml:space="preserve"> </w:t>
      </w:r>
      <w:r>
        <w:rPr>
          <w:w w:val="105"/>
          <w:sz w:val="24"/>
        </w:rPr>
        <w:t>capteur</w:t>
      </w:r>
      <w:r>
        <w:rPr>
          <w:spacing w:val="11"/>
          <w:w w:val="105"/>
          <w:sz w:val="24"/>
        </w:rPr>
        <w:t xml:space="preserve"> </w:t>
      </w:r>
      <w:r>
        <w:rPr>
          <w:rFonts w:ascii="Georgia" w:hAnsi="Georgia"/>
          <w:b/>
          <w:spacing w:val="-4"/>
          <w:w w:val="105"/>
          <w:sz w:val="24"/>
        </w:rPr>
        <w:t>CFOR</w:t>
      </w:r>
      <w:r>
        <w:rPr>
          <w:spacing w:val="-4"/>
          <w:w w:val="105"/>
          <w:sz w:val="24"/>
        </w:rPr>
        <w:t>,</w:t>
      </w:r>
    </w:p>
    <w:p w14:paraId="02473E37" w14:textId="77777777" w:rsidR="007F7DC4" w:rsidRDefault="00000000">
      <w:pPr>
        <w:pStyle w:val="Paragraphedeliste"/>
        <w:numPr>
          <w:ilvl w:val="1"/>
          <w:numId w:val="8"/>
        </w:numPr>
        <w:tabs>
          <w:tab w:val="left" w:pos="1206"/>
        </w:tabs>
        <w:spacing w:before="182"/>
        <w:ind w:hanging="351"/>
      </w:pPr>
      <w:r>
        <w:rPr>
          <w:w w:val="105"/>
          <w:sz w:val="24"/>
        </w:rPr>
        <w:lastRenderedPageBreak/>
        <w:t>Vérification</w:t>
      </w:r>
      <w:r>
        <w:rPr>
          <w:spacing w:val="-8"/>
          <w:w w:val="105"/>
          <w:sz w:val="24"/>
        </w:rPr>
        <w:t xml:space="preserve"> </w:t>
      </w:r>
      <w:r>
        <w:rPr>
          <w:w w:val="105"/>
          <w:sz w:val="24"/>
        </w:rPr>
        <w:t>de</w:t>
      </w:r>
      <w:r>
        <w:rPr>
          <w:spacing w:val="-7"/>
          <w:w w:val="105"/>
          <w:sz w:val="24"/>
        </w:rPr>
        <w:t xml:space="preserve"> </w:t>
      </w:r>
      <w:r>
        <w:rPr>
          <w:w w:val="105"/>
          <w:sz w:val="24"/>
        </w:rPr>
        <w:t>l’autorisation</w:t>
      </w:r>
      <w:r>
        <w:rPr>
          <w:spacing w:val="-6"/>
          <w:w w:val="105"/>
          <w:sz w:val="24"/>
        </w:rPr>
        <w:t xml:space="preserve"> </w:t>
      </w:r>
      <w:r>
        <w:rPr>
          <w:spacing w:val="-2"/>
          <w:w w:val="105"/>
          <w:sz w:val="24"/>
        </w:rPr>
        <w:t>d’évènement,</w:t>
      </w:r>
    </w:p>
    <w:p w14:paraId="022A6ADF" w14:textId="77777777" w:rsidR="007F7DC4" w:rsidRDefault="00000000">
      <w:pPr>
        <w:pStyle w:val="Paragraphedeliste"/>
        <w:numPr>
          <w:ilvl w:val="1"/>
          <w:numId w:val="8"/>
        </w:numPr>
        <w:tabs>
          <w:tab w:val="left" w:pos="1206"/>
        </w:tabs>
        <w:spacing w:before="54"/>
        <w:ind w:hanging="351"/>
      </w:pPr>
      <w:r>
        <w:rPr>
          <w:w w:val="105"/>
          <w:sz w:val="24"/>
        </w:rPr>
        <w:t>Gestion</w:t>
      </w:r>
      <w:r>
        <w:rPr>
          <w:spacing w:val="3"/>
          <w:w w:val="105"/>
          <w:sz w:val="24"/>
        </w:rPr>
        <w:t xml:space="preserve"> </w:t>
      </w:r>
      <w:r>
        <w:rPr>
          <w:w w:val="105"/>
          <w:sz w:val="24"/>
        </w:rPr>
        <w:t>de</w:t>
      </w:r>
      <w:r>
        <w:rPr>
          <w:spacing w:val="4"/>
          <w:w w:val="105"/>
          <w:sz w:val="24"/>
        </w:rPr>
        <w:t xml:space="preserve"> </w:t>
      </w:r>
      <w:r>
        <w:rPr>
          <w:w w:val="105"/>
          <w:sz w:val="24"/>
        </w:rPr>
        <w:t>la</w:t>
      </w:r>
      <w:r>
        <w:rPr>
          <w:spacing w:val="4"/>
          <w:w w:val="105"/>
          <w:sz w:val="24"/>
        </w:rPr>
        <w:t xml:space="preserve"> </w:t>
      </w:r>
      <w:r>
        <w:rPr>
          <w:w w:val="105"/>
          <w:sz w:val="24"/>
        </w:rPr>
        <w:t>séparation</w:t>
      </w:r>
      <w:r>
        <w:rPr>
          <w:spacing w:val="3"/>
          <w:w w:val="105"/>
          <w:sz w:val="24"/>
        </w:rPr>
        <w:t xml:space="preserve"> </w:t>
      </w:r>
      <w:r>
        <w:rPr>
          <w:w w:val="105"/>
          <w:sz w:val="24"/>
        </w:rPr>
        <w:t>avec</w:t>
      </w:r>
      <w:r>
        <w:rPr>
          <w:spacing w:val="5"/>
          <w:w w:val="105"/>
          <w:sz w:val="24"/>
        </w:rPr>
        <w:t xml:space="preserve"> </w:t>
      </w:r>
      <w:r>
        <w:rPr>
          <w:w w:val="105"/>
          <w:sz w:val="24"/>
        </w:rPr>
        <w:t>le</w:t>
      </w:r>
      <w:r>
        <w:rPr>
          <w:spacing w:val="3"/>
          <w:w w:val="105"/>
          <w:sz w:val="24"/>
        </w:rPr>
        <w:t xml:space="preserve"> </w:t>
      </w:r>
      <w:r>
        <w:rPr>
          <w:w w:val="105"/>
          <w:sz w:val="24"/>
        </w:rPr>
        <w:t>premier</w:t>
      </w:r>
      <w:r>
        <w:rPr>
          <w:spacing w:val="4"/>
          <w:w w:val="105"/>
          <w:sz w:val="24"/>
        </w:rPr>
        <w:t xml:space="preserve"> </w:t>
      </w:r>
      <w:r>
        <w:rPr>
          <w:spacing w:val="-2"/>
          <w:w w:val="105"/>
          <w:sz w:val="24"/>
        </w:rPr>
        <w:t>étage.</w:t>
      </w:r>
    </w:p>
    <w:p w14:paraId="3052AAE8" w14:textId="77777777" w:rsidR="007F7DC4" w:rsidRDefault="00000000">
      <w:pPr>
        <w:pStyle w:val="Paragraphedeliste"/>
        <w:numPr>
          <w:ilvl w:val="0"/>
          <w:numId w:val="8"/>
        </w:numPr>
        <w:tabs>
          <w:tab w:val="left" w:pos="691"/>
        </w:tabs>
        <w:spacing w:before="95"/>
        <w:ind w:hanging="351"/>
      </w:pPr>
      <w:r>
        <w:rPr>
          <w:rFonts w:ascii="Georgia" w:hAnsi="Georgia"/>
          <w:b/>
          <w:w w:val="90"/>
          <w:sz w:val="24"/>
        </w:rPr>
        <w:t>Microcontrôleur</w:t>
      </w:r>
      <w:r>
        <w:rPr>
          <w:rFonts w:ascii="Georgia" w:hAnsi="Georgia"/>
          <w:b/>
          <w:spacing w:val="44"/>
          <w:sz w:val="24"/>
        </w:rPr>
        <w:t xml:space="preserve"> </w:t>
      </w:r>
      <w:r>
        <w:rPr>
          <w:rFonts w:ascii="Georgia" w:hAnsi="Georgia"/>
          <w:b/>
          <w:w w:val="90"/>
          <w:sz w:val="24"/>
        </w:rPr>
        <w:t>2</w:t>
      </w:r>
      <w:r>
        <w:rPr>
          <w:rFonts w:ascii="Georgia" w:hAnsi="Georgia"/>
          <w:b/>
          <w:spacing w:val="45"/>
          <w:sz w:val="24"/>
        </w:rPr>
        <w:t xml:space="preserve"> </w:t>
      </w:r>
      <w:r>
        <w:rPr>
          <w:rFonts w:ascii="Georgia" w:hAnsi="Georgia"/>
          <w:b/>
          <w:spacing w:val="-10"/>
          <w:w w:val="90"/>
          <w:sz w:val="24"/>
        </w:rPr>
        <w:t>:</w:t>
      </w:r>
    </w:p>
    <w:p w14:paraId="6E73521A" w14:textId="77777777" w:rsidR="007F7DC4" w:rsidRDefault="00000000">
      <w:pPr>
        <w:pStyle w:val="Paragraphedeliste"/>
        <w:numPr>
          <w:ilvl w:val="1"/>
          <w:numId w:val="8"/>
        </w:numPr>
        <w:tabs>
          <w:tab w:val="left" w:pos="1206"/>
        </w:tabs>
        <w:spacing w:before="95"/>
        <w:ind w:hanging="351"/>
      </w:pPr>
      <w:r>
        <w:rPr>
          <w:w w:val="105"/>
          <w:sz w:val="24"/>
        </w:rPr>
        <w:t>Surveillance</w:t>
      </w:r>
      <w:r>
        <w:rPr>
          <w:spacing w:val="7"/>
          <w:w w:val="105"/>
          <w:sz w:val="24"/>
        </w:rPr>
        <w:t xml:space="preserve"> </w:t>
      </w:r>
      <w:r>
        <w:rPr>
          <w:w w:val="105"/>
          <w:sz w:val="24"/>
        </w:rPr>
        <w:t>de</w:t>
      </w:r>
      <w:r>
        <w:rPr>
          <w:spacing w:val="6"/>
          <w:w w:val="105"/>
          <w:sz w:val="24"/>
        </w:rPr>
        <w:t xml:space="preserve"> </w:t>
      </w:r>
      <w:r>
        <w:rPr>
          <w:w w:val="105"/>
          <w:sz w:val="24"/>
        </w:rPr>
        <w:t>la</w:t>
      </w:r>
      <w:r>
        <w:rPr>
          <w:spacing w:val="7"/>
          <w:w w:val="105"/>
          <w:sz w:val="24"/>
        </w:rPr>
        <w:t xml:space="preserve"> </w:t>
      </w:r>
      <w:r>
        <w:rPr>
          <w:w w:val="105"/>
          <w:sz w:val="24"/>
        </w:rPr>
        <w:t>position</w:t>
      </w:r>
      <w:r>
        <w:rPr>
          <w:spacing w:val="7"/>
          <w:w w:val="105"/>
          <w:sz w:val="24"/>
        </w:rPr>
        <w:t xml:space="preserve"> </w:t>
      </w:r>
      <w:r>
        <w:rPr>
          <w:w w:val="105"/>
          <w:sz w:val="24"/>
        </w:rPr>
        <w:t>et</w:t>
      </w:r>
      <w:r>
        <w:rPr>
          <w:spacing w:val="6"/>
          <w:w w:val="105"/>
          <w:sz w:val="24"/>
        </w:rPr>
        <w:t xml:space="preserve"> </w:t>
      </w:r>
      <w:r>
        <w:rPr>
          <w:w w:val="105"/>
          <w:sz w:val="24"/>
        </w:rPr>
        <w:t>de</w:t>
      </w:r>
      <w:r>
        <w:rPr>
          <w:spacing w:val="7"/>
          <w:w w:val="105"/>
          <w:sz w:val="24"/>
        </w:rPr>
        <w:t xml:space="preserve"> </w:t>
      </w:r>
      <w:r>
        <w:rPr>
          <w:w w:val="105"/>
          <w:sz w:val="24"/>
        </w:rPr>
        <w:t>la</w:t>
      </w:r>
      <w:r>
        <w:rPr>
          <w:spacing w:val="7"/>
          <w:w w:val="105"/>
          <w:sz w:val="24"/>
        </w:rPr>
        <w:t xml:space="preserve"> </w:t>
      </w:r>
      <w:r>
        <w:rPr>
          <w:w w:val="105"/>
          <w:sz w:val="24"/>
        </w:rPr>
        <w:t>variation</w:t>
      </w:r>
      <w:r>
        <w:rPr>
          <w:spacing w:val="7"/>
          <w:w w:val="105"/>
          <w:sz w:val="24"/>
        </w:rPr>
        <w:t xml:space="preserve"> </w:t>
      </w:r>
      <w:r>
        <w:rPr>
          <w:w w:val="105"/>
          <w:sz w:val="24"/>
        </w:rPr>
        <w:t>de</w:t>
      </w:r>
      <w:r>
        <w:rPr>
          <w:spacing w:val="7"/>
          <w:w w:val="105"/>
          <w:sz w:val="24"/>
        </w:rPr>
        <w:t xml:space="preserve"> </w:t>
      </w:r>
      <w:r>
        <w:rPr>
          <w:w w:val="105"/>
          <w:sz w:val="24"/>
        </w:rPr>
        <w:t>position</w:t>
      </w:r>
      <w:r>
        <w:rPr>
          <w:spacing w:val="7"/>
          <w:w w:val="105"/>
          <w:sz w:val="24"/>
        </w:rPr>
        <w:t xml:space="preserve"> </w:t>
      </w:r>
      <w:r>
        <w:rPr>
          <w:w w:val="105"/>
          <w:sz w:val="24"/>
        </w:rPr>
        <w:t>via</w:t>
      </w:r>
      <w:r>
        <w:rPr>
          <w:spacing w:val="7"/>
          <w:w w:val="105"/>
          <w:sz w:val="24"/>
        </w:rPr>
        <w:t xml:space="preserve"> </w:t>
      </w:r>
      <w:r>
        <w:rPr>
          <w:w w:val="105"/>
          <w:sz w:val="24"/>
        </w:rPr>
        <w:t>le</w:t>
      </w:r>
      <w:r>
        <w:rPr>
          <w:spacing w:val="7"/>
          <w:w w:val="105"/>
          <w:sz w:val="24"/>
        </w:rPr>
        <w:t xml:space="preserve"> </w:t>
      </w:r>
      <w:r>
        <w:rPr>
          <w:rFonts w:ascii="Georgia" w:hAnsi="Georgia"/>
          <w:b/>
          <w:spacing w:val="-4"/>
          <w:w w:val="105"/>
          <w:sz w:val="24"/>
        </w:rPr>
        <w:t>GPS</w:t>
      </w:r>
      <w:r>
        <w:rPr>
          <w:spacing w:val="-4"/>
          <w:w w:val="105"/>
          <w:sz w:val="24"/>
        </w:rPr>
        <w:t>,</w:t>
      </w:r>
    </w:p>
    <w:p w14:paraId="5921A11C" w14:textId="77777777" w:rsidR="007F7DC4" w:rsidRDefault="00000000">
      <w:pPr>
        <w:pStyle w:val="Paragraphedeliste"/>
        <w:numPr>
          <w:ilvl w:val="1"/>
          <w:numId w:val="8"/>
        </w:numPr>
        <w:tabs>
          <w:tab w:val="left" w:pos="1206"/>
        </w:tabs>
        <w:spacing w:before="53"/>
        <w:ind w:hanging="351"/>
      </w:pPr>
      <w:r>
        <w:rPr>
          <w:w w:val="105"/>
          <w:sz w:val="24"/>
        </w:rPr>
        <w:t>Vérification</w:t>
      </w:r>
      <w:r>
        <w:rPr>
          <w:spacing w:val="-8"/>
          <w:w w:val="105"/>
          <w:sz w:val="24"/>
        </w:rPr>
        <w:t xml:space="preserve"> </w:t>
      </w:r>
      <w:r>
        <w:rPr>
          <w:w w:val="105"/>
          <w:sz w:val="24"/>
        </w:rPr>
        <w:t>de</w:t>
      </w:r>
      <w:r>
        <w:rPr>
          <w:spacing w:val="-7"/>
          <w:w w:val="105"/>
          <w:sz w:val="24"/>
        </w:rPr>
        <w:t xml:space="preserve"> </w:t>
      </w:r>
      <w:r>
        <w:rPr>
          <w:w w:val="105"/>
          <w:sz w:val="24"/>
        </w:rPr>
        <w:t>l’autorisation</w:t>
      </w:r>
      <w:r>
        <w:rPr>
          <w:spacing w:val="-6"/>
          <w:w w:val="105"/>
          <w:sz w:val="24"/>
        </w:rPr>
        <w:t xml:space="preserve"> </w:t>
      </w:r>
      <w:r>
        <w:rPr>
          <w:spacing w:val="-2"/>
          <w:w w:val="105"/>
          <w:sz w:val="24"/>
        </w:rPr>
        <w:t>d’évènement,</w:t>
      </w:r>
    </w:p>
    <w:p w14:paraId="7A2E9E23" w14:textId="77777777" w:rsidR="007F7DC4" w:rsidRDefault="00000000">
      <w:pPr>
        <w:pStyle w:val="Paragraphedeliste"/>
        <w:numPr>
          <w:ilvl w:val="1"/>
          <w:numId w:val="8"/>
        </w:numPr>
        <w:tabs>
          <w:tab w:val="left" w:pos="1206"/>
        </w:tabs>
        <w:spacing w:before="54"/>
        <w:ind w:hanging="351"/>
      </w:pPr>
      <w:r>
        <w:rPr>
          <w:w w:val="105"/>
          <w:sz w:val="24"/>
        </w:rPr>
        <w:t>Gestion</w:t>
      </w:r>
      <w:r>
        <w:rPr>
          <w:spacing w:val="3"/>
          <w:w w:val="105"/>
          <w:sz w:val="24"/>
        </w:rPr>
        <w:t xml:space="preserve"> </w:t>
      </w:r>
      <w:r>
        <w:rPr>
          <w:w w:val="105"/>
          <w:sz w:val="24"/>
        </w:rPr>
        <w:t>de</w:t>
      </w:r>
      <w:r>
        <w:rPr>
          <w:spacing w:val="4"/>
          <w:w w:val="105"/>
          <w:sz w:val="24"/>
        </w:rPr>
        <w:t xml:space="preserve"> </w:t>
      </w:r>
      <w:r>
        <w:rPr>
          <w:w w:val="105"/>
          <w:sz w:val="24"/>
        </w:rPr>
        <w:t>la</w:t>
      </w:r>
      <w:r>
        <w:rPr>
          <w:spacing w:val="4"/>
          <w:w w:val="105"/>
          <w:sz w:val="24"/>
        </w:rPr>
        <w:t xml:space="preserve"> </w:t>
      </w:r>
      <w:r>
        <w:rPr>
          <w:w w:val="105"/>
          <w:sz w:val="24"/>
        </w:rPr>
        <w:t>séparation</w:t>
      </w:r>
      <w:r>
        <w:rPr>
          <w:spacing w:val="3"/>
          <w:w w:val="105"/>
          <w:sz w:val="24"/>
        </w:rPr>
        <w:t xml:space="preserve"> </w:t>
      </w:r>
      <w:r>
        <w:rPr>
          <w:w w:val="105"/>
          <w:sz w:val="24"/>
        </w:rPr>
        <w:t>avec</w:t>
      </w:r>
      <w:r>
        <w:rPr>
          <w:spacing w:val="5"/>
          <w:w w:val="105"/>
          <w:sz w:val="24"/>
        </w:rPr>
        <w:t xml:space="preserve"> </w:t>
      </w:r>
      <w:r>
        <w:rPr>
          <w:w w:val="105"/>
          <w:sz w:val="24"/>
        </w:rPr>
        <w:t>le</w:t>
      </w:r>
      <w:r>
        <w:rPr>
          <w:spacing w:val="3"/>
          <w:w w:val="105"/>
          <w:sz w:val="24"/>
        </w:rPr>
        <w:t xml:space="preserve"> </w:t>
      </w:r>
      <w:r>
        <w:rPr>
          <w:w w:val="105"/>
          <w:sz w:val="24"/>
        </w:rPr>
        <w:t>premier</w:t>
      </w:r>
      <w:r>
        <w:rPr>
          <w:spacing w:val="4"/>
          <w:w w:val="105"/>
          <w:sz w:val="24"/>
        </w:rPr>
        <w:t xml:space="preserve"> </w:t>
      </w:r>
      <w:r>
        <w:rPr>
          <w:spacing w:val="-2"/>
          <w:w w:val="105"/>
          <w:sz w:val="24"/>
        </w:rPr>
        <w:t>étage.</w:t>
      </w:r>
    </w:p>
    <w:p w14:paraId="6975A54A" w14:textId="77777777" w:rsidR="007F7DC4" w:rsidRDefault="007F7DC4">
      <w:pPr>
        <w:pStyle w:val="Corpsdetexte"/>
        <w:spacing w:before="75"/>
      </w:pPr>
    </w:p>
    <w:p w14:paraId="6152FC65" w14:textId="77777777" w:rsidR="007F7DC4" w:rsidRDefault="00000000">
      <w:pPr>
        <w:spacing w:before="1"/>
        <w:ind w:left="105"/>
      </w:pPr>
      <w:r>
        <w:rPr>
          <w:rFonts w:ascii="Georgia" w:hAnsi="Georgia"/>
          <w:b/>
          <w:spacing w:val="-6"/>
          <w:sz w:val="24"/>
        </w:rPr>
        <w:t>Conditions</w:t>
      </w:r>
      <w:r>
        <w:rPr>
          <w:rFonts w:ascii="Georgia" w:hAnsi="Georgia"/>
          <w:b/>
          <w:spacing w:val="-3"/>
          <w:sz w:val="24"/>
        </w:rPr>
        <w:t xml:space="preserve"> </w:t>
      </w:r>
      <w:r>
        <w:rPr>
          <w:rFonts w:ascii="Georgia" w:hAnsi="Georgia"/>
          <w:b/>
          <w:spacing w:val="-6"/>
          <w:sz w:val="24"/>
        </w:rPr>
        <w:t>au</w:t>
      </w:r>
      <w:r>
        <w:rPr>
          <w:rFonts w:ascii="Georgia" w:hAnsi="Georgia"/>
          <w:b/>
          <w:spacing w:val="-2"/>
          <w:sz w:val="24"/>
        </w:rPr>
        <w:t xml:space="preserve"> </w:t>
      </w:r>
      <w:r>
        <w:rPr>
          <w:rFonts w:ascii="Georgia" w:hAnsi="Georgia"/>
          <w:b/>
          <w:spacing w:val="-6"/>
          <w:sz w:val="24"/>
        </w:rPr>
        <w:t>sol</w:t>
      </w:r>
      <w:r>
        <w:rPr>
          <w:rFonts w:ascii="Georgia" w:hAnsi="Georgia"/>
          <w:b/>
          <w:spacing w:val="-2"/>
          <w:sz w:val="24"/>
        </w:rPr>
        <w:t xml:space="preserve"> </w:t>
      </w:r>
      <w:r>
        <w:rPr>
          <w:rFonts w:ascii="Georgia" w:hAnsi="Georgia"/>
          <w:b/>
          <w:spacing w:val="-6"/>
          <w:sz w:val="24"/>
        </w:rPr>
        <w:t>et</w:t>
      </w:r>
      <w:r>
        <w:rPr>
          <w:rFonts w:ascii="Georgia" w:hAnsi="Georgia"/>
          <w:b/>
          <w:spacing w:val="-2"/>
          <w:sz w:val="24"/>
        </w:rPr>
        <w:t xml:space="preserve"> </w:t>
      </w:r>
      <w:r>
        <w:rPr>
          <w:rFonts w:ascii="Georgia" w:hAnsi="Georgia"/>
          <w:b/>
          <w:spacing w:val="-6"/>
          <w:sz w:val="24"/>
        </w:rPr>
        <w:t>séquence</w:t>
      </w:r>
      <w:r>
        <w:rPr>
          <w:rFonts w:ascii="Georgia" w:hAnsi="Georgia"/>
          <w:b/>
          <w:spacing w:val="-2"/>
          <w:sz w:val="24"/>
        </w:rPr>
        <w:t xml:space="preserve"> </w:t>
      </w:r>
      <w:r>
        <w:rPr>
          <w:rFonts w:ascii="Georgia" w:hAnsi="Georgia"/>
          <w:b/>
          <w:spacing w:val="-6"/>
          <w:sz w:val="24"/>
        </w:rPr>
        <w:t>finale</w:t>
      </w:r>
    </w:p>
    <w:p w14:paraId="47A999D7" w14:textId="77777777" w:rsidR="007F7DC4" w:rsidRDefault="00000000">
      <w:pPr>
        <w:pStyle w:val="Corpsdetexte"/>
        <w:spacing w:before="166" w:line="252" w:lineRule="auto"/>
        <w:ind w:left="105" w:right="522" w:firstLine="351"/>
        <w:jc w:val="both"/>
      </w:pPr>
      <w:r>
        <w:rPr>
          <w:w w:val="105"/>
        </w:rPr>
        <w:t>Une fois la charge utile au sol, une série de conditions devra être vérifiée pour permettre la séparation de la nacelle et du parachute.</w:t>
      </w:r>
    </w:p>
    <w:p w14:paraId="507F9D34" w14:textId="77777777" w:rsidR="007F7DC4" w:rsidRDefault="00000000">
      <w:pPr>
        <w:spacing w:line="247" w:lineRule="auto"/>
        <w:ind w:left="105" w:right="523" w:firstLine="351"/>
        <w:jc w:val="both"/>
        <w:sectPr w:rsidR="007F7DC4">
          <w:headerReference w:type="default" r:id="rId41"/>
          <w:footerReference w:type="default" r:id="rId42"/>
          <w:pgSz w:w="11906" w:h="16838"/>
          <w:pgMar w:top="1720" w:right="1260" w:bottom="1440" w:left="1680" w:header="1134" w:footer="1255" w:gutter="0"/>
          <w:cols w:space="720"/>
          <w:formProt w:val="0"/>
          <w:docGrid w:linePitch="100" w:charSpace="4096"/>
        </w:sectPr>
      </w:pPr>
      <w:r>
        <w:rPr>
          <w:w w:val="105"/>
          <w:sz w:val="24"/>
        </w:rPr>
        <w:t>L’armement</w:t>
      </w:r>
      <w:r>
        <w:rPr>
          <w:spacing w:val="-3"/>
          <w:w w:val="105"/>
          <w:sz w:val="24"/>
        </w:rPr>
        <w:t xml:space="preserve"> </w:t>
      </w:r>
      <w:r>
        <w:rPr>
          <w:w w:val="105"/>
          <w:sz w:val="24"/>
        </w:rPr>
        <w:t>sera</w:t>
      </w:r>
      <w:r>
        <w:rPr>
          <w:spacing w:val="-4"/>
          <w:w w:val="105"/>
          <w:sz w:val="24"/>
        </w:rPr>
        <w:t xml:space="preserve"> </w:t>
      </w:r>
      <w:r>
        <w:rPr>
          <w:w w:val="105"/>
          <w:sz w:val="24"/>
        </w:rPr>
        <w:t>géré</w:t>
      </w:r>
      <w:r>
        <w:rPr>
          <w:spacing w:val="-3"/>
          <w:w w:val="105"/>
          <w:sz w:val="24"/>
        </w:rPr>
        <w:t xml:space="preserve"> </w:t>
      </w:r>
      <w:r>
        <w:rPr>
          <w:w w:val="105"/>
          <w:sz w:val="24"/>
        </w:rPr>
        <w:t>par</w:t>
      </w:r>
      <w:r>
        <w:rPr>
          <w:spacing w:val="-3"/>
          <w:w w:val="105"/>
          <w:sz w:val="24"/>
        </w:rPr>
        <w:t xml:space="preserve"> </w:t>
      </w:r>
      <w:r>
        <w:rPr>
          <w:w w:val="105"/>
          <w:sz w:val="24"/>
        </w:rPr>
        <w:t>le</w:t>
      </w:r>
      <w:r>
        <w:rPr>
          <w:spacing w:val="-3"/>
          <w:w w:val="105"/>
          <w:sz w:val="24"/>
        </w:rPr>
        <w:t xml:space="preserve"> </w:t>
      </w:r>
      <w:r>
        <w:rPr>
          <w:rFonts w:ascii="Georgia" w:hAnsi="Georgia"/>
          <w:b/>
          <w:w w:val="105"/>
          <w:sz w:val="24"/>
        </w:rPr>
        <w:t>microcontrôleur 2</w:t>
      </w:r>
      <w:r>
        <w:rPr>
          <w:rFonts w:ascii="Georgia" w:hAnsi="Georgia"/>
          <w:b/>
          <w:spacing w:val="-5"/>
          <w:w w:val="105"/>
          <w:sz w:val="24"/>
        </w:rPr>
        <w:t xml:space="preserve"> </w:t>
      </w:r>
      <w:r>
        <w:rPr>
          <w:w w:val="105"/>
          <w:sz w:val="24"/>
        </w:rPr>
        <w:t>à</w:t>
      </w:r>
      <w:r>
        <w:rPr>
          <w:spacing w:val="-3"/>
          <w:w w:val="105"/>
          <w:sz w:val="24"/>
        </w:rPr>
        <w:t xml:space="preserve"> </w:t>
      </w:r>
      <w:r>
        <w:rPr>
          <w:w w:val="105"/>
          <w:sz w:val="24"/>
        </w:rPr>
        <w:t>l’aide</w:t>
      </w:r>
      <w:r>
        <w:rPr>
          <w:spacing w:val="-3"/>
          <w:w w:val="105"/>
          <w:sz w:val="24"/>
        </w:rPr>
        <w:t xml:space="preserve"> </w:t>
      </w:r>
      <w:r>
        <w:rPr>
          <w:w w:val="105"/>
          <w:sz w:val="24"/>
        </w:rPr>
        <w:t>des</w:t>
      </w:r>
      <w:r>
        <w:rPr>
          <w:spacing w:val="-3"/>
          <w:w w:val="105"/>
          <w:sz w:val="24"/>
        </w:rPr>
        <w:t xml:space="preserve"> </w:t>
      </w:r>
      <w:r>
        <w:rPr>
          <w:w w:val="105"/>
          <w:sz w:val="24"/>
        </w:rPr>
        <w:t>données</w:t>
      </w:r>
      <w:r>
        <w:rPr>
          <w:spacing w:val="-3"/>
          <w:w w:val="105"/>
          <w:sz w:val="24"/>
        </w:rPr>
        <w:t xml:space="preserve"> </w:t>
      </w:r>
      <w:r>
        <w:rPr>
          <w:w w:val="105"/>
          <w:sz w:val="24"/>
        </w:rPr>
        <w:t>GPS, tandis</w:t>
      </w:r>
      <w:r>
        <w:rPr>
          <w:spacing w:val="-4"/>
          <w:w w:val="105"/>
          <w:sz w:val="24"/>
        </w:rPr>
        <w:t xml:space="preserve"> </w:t>
      </w:r>
      <w:r>
        <w:rPr>
          <w:w w:val="105"/>
          <w:sz w:val="24"/>
        </w:rPr>
        <w:t>que</w:t>
      </w:r>
      <w:r>
        <w:rPr>
          <w:spacing w:val="-4"/>
          <w:w w:val="105"/>
          <w:sz w:val="24"/>
        </w:rPr>
        <w:t xml:space="preserve"> </w:t>
      </w:r>
      <w:r>
        <w:rPr>
          <w:w w:val="105"/>
          <w:sz w:val="24"/>
        </w:rPr>
        <w:t>la</w:t>
      </w:r>
      <w:r>
        <w:rPr>
          <w:spacing w:val="-4"/>
          <w:w w:val="105"/>
          <w:sz w:val="24"/>
        </w:rPr>
        <w:t xml:space="preserve"> </w:t>
      </w:r>
      <w:r>
        <w:rPr>
          <w:w w:val="105"/>
          <w:sz w:val="24"/>
        </w:rPr>
        <w:t>mise</w:t>
      </w:r>
      <w:r>
        <w:rPr>
          <w:spacing w:val="-4"/>
          <w:w w:val="105"/>
          <w:sz w:val="24"/>
        </w:rPr>
        <w:t xml:space="preserve"> </w:t>
      </w:r>
      <w:r>
        <w:rPr>
          <w:w w:val="105"/>
          <w:sz w:val="24"/>
        </w:rPr>
        <w:t>à</w:t>
      </w:r>
      <w:r>
        <w:rPr>
          <w:spacing w:val="-4"/>
          <w:w w:val="105"/>
          <w:sz w:val="24"/>
        </w:rPr>
        <w:t xml:space="preserve"> </w:t>
      </w:r>
      <w:r>
        <w:rPr>
          <w:w w:val="105"/>
          <w:sz w:val="24"/>
        </w:rPr>
        <w:t>feu</w:t>
      </w:r>
      <w:r>
        <w:rPr>
          <w:spacing w:val="-4"/>
          <w:w w:val="105"/>
          <w:sz w:val="24"/>
        </w:rPr>
        <w:t xml:space="preserve"> </w:t>
      </w:r>
      <w:r>
        <w:rPr>
          <w:w w:val="105"/>
          <w:sz w:val="24"/>
        </w:rPr>
        <w:t>sera</w:t>
      </w:r>
      <w:r>
        <w:rPr>
          <w:spacing w:val="-4"/>
          <w:w w:val="105"/>
          <w:sz w:val="24"/>
        </w:rPr>
        <w:t xml:space="preserve"> </w:t>
      </w:r>
      <w:r>
        <w:rPr>
          <w:w w:val="105"/>
          <w:sz w:val="24"/>
        </w:rPr>
        <w:t>déclenchée</w:t>
      </w:r>
      <w:r>
        <w:rPr>
          <w:spacing w:val="-4"/>
          <w:w w:val="105"/>
          <w:sz w:val="24"/>
        </w:rPr>
        <w:t xml:space="preserve"> </w:t>
      </w:r>
      <w:r>
        <w:rPr>
          <w:w w:val="105"/>
          <w:sz w:val="24"/>
        </w:rPr>
        <w:t>par</w:t>
      </w:r>
      <w:r>
        <w:rPr>
          <w:spacing w:val="-4"/>
          <w:w w:val="105"/>
          <w:sz w:val="24"/>
        </w:rPr>
        <w:t xml:space="preserve"> </w:t>
      </w:r>
      <w:r>
        <w:rPr>
          <w:w w:val="105"/>
          <w:sz w:val="24"/>
        </w:rPr>
        <w:t>le</w:t>
      </w:r>
      <w:r>
        <w:rPr>
          <w:spacing w:val="-5"/>
          <w:w w:val="105"/>
          <w:sz w:val="24"/>
        </w:rPr>
        <w:t xml:space="preserve"> </w:t>
      </w:r>
      <w:r>
        <w:rPr>
          <w:rFonts w:ascii="Georgia" w:hAnsi="Georgia"/>
          <w:b/>
          <w:w w:val="105"/>
          <w:sz w:val="24"/>
        </w:rPr>
        <w:t>microcontrôleur 1</w:t>
      </w:r>
      <w:r>
        <w:rPr>
          <w:rFonts w:ascii="Georgia" w:hAnsi="Georgia"/>
          <w:b/>
          <w:spacing w:val="-5"/>
          <w:w w:val="105"/>
          <w:sz w:val="24"/>
        </w:rPr>
        <w:t xml:space="preserve"> </w:t>
      </w:r>
      <w:r>
        <w:rPr>
          <w:w w:val="105"/>
          <w:sz w:val="24"/>
        </w:rPr>
        <w:t>en</w:t>
      </w:r>
      <w:r>
        <w:rPr>
          <w:spacing w:val="-4"/>
          <w:w w:val="105"/>
          <w:sz w:val="24"/>
        </w:rPr>
        <w:t xml:space="preserve"> </w:t>
      </w:r>
      <w:r>
        <w:rPr>
          <w:w w:val="105"/>
          <w:sz w:val="24"/>
        </w:rPr>
        <w:t>se</w:t>
      </w:r>
      <w:r>
        <w:rPr>
          <w:spacing w:val="-4"/>
          <w:w w:val="105"/>
          <w:sz w:val="24"/>
        </w:rPr>
        <w:t xml:space="preserve"> </w:t>
      </w:r>
      <w:r>
        <w:rPr>
          <w:w w:val="105"/>
          <w:sz w:val="24"/>
        </w:rPr>
        <w:t xml:space="preserve">basant sur les informations issues du capteur </w:t>
      </w:r>
      <w:r>
        <w:rPr>
          <w:rFonts w:ascii="Georgia" w:hAnsi="Georgia"/>
          <w:b/>
          <w:w w:val="105"/>
          <w:sz w:val="24"/>
        </w:rPr>
        <w:t>CFOR</w:t>
      </w:r>
      <w:r>
        <w:rPr>
          <w:w w:val="105"/>
          <w:sz w:val="24"/>
        </w:rPr>
        <w:t>.</w:t>
      </w:r>
    </w:p>
    <w:p w14:paraId="4ABEB466" w14:textId="77777777" w:rsidR="007F7DC4" w:rsidRDefault="00000000">
      <w:pPr>
        <w:pStyle w:val="Titre1"/>
        <w:numPr>
          <w:ilvl w:val="0"/>
          <w:numId w:val="14"/>
        </w:numPr>
        <w:tabs>
          <w:tab w:val="left" w:pos="663"/>
        </w:tabs>
      </w:pPr>
      <w:bookmarkStart w:id="94" w:name="_bookmark16"/>
      <w:bookmarkStart w:id="95" w:name="Architecture_matérielle"/>
      <w:bookmarkEnd w:id="94"/>
      <w:bookmarkEnd w:id="95"/>
      <w:r>
        <w:lastRenderedPageBreak/>
        <w:t>Architecture</w:t>
      </w:r>
      <w:r>
        <w:rPr>
          <w:spacing w:val="64"/>
          <w:w w:val="150"/>
        </w:rPr>
        <w:t xml:space="preserve"> </w:t>
      </w:r>
      <w:r>
        <w:rPr>
          <w:spacing w:val="-2"/>
        </w:rPr>
        <w:t>matérielle</w:t>
      </w:r>
    </w:p>
    <w:p w14:paraId="111B8519" w14:textId="77777777" w:rsidR="007F7DC4" w:rsidRDefault="00000000">
      <w:pPr>
        <w:pStyle w:val="Corpsdetexte"/>
        <w:spacing w:before="226" w:line="252" w:lineRule="auto"/>
        <w:ind w:left="105" w:right="523" w:firstLine="351"/>
        <w:jc w:val="both"/>
      </w:pPr>
      <w:r>
        <w:rPr>
          <w:w w:val="105"/>
        </w:rPr>
        <w:t>La description de l’architecture matérielle est composée de 3 sous-parties. La première présente les différent</w:t>
      </w:r>
      <w:ins w:id="96" w:author="Mirc Frederi" w:date="2025-01-06T11:02:00Z">
        <w:r>
          <w:rPr>
            <w:w w:val="105"/>
          </w:rPr>
          <w:t>e</w:t>
        </w:r>
      </w:ins>
      <w:r>
        <w:rPr>
          <w:w w:val="105"/>
        </w:rPr>
        <w:t>s fonctionnalités choisi</w:t>
      </w:r>
      <w:ins w:id="97" w:author="Mirc Frederi" w:date="2025-01-06T11:02:00Z">
        <w:r>
          <w:rPr>
            <w:w w:val="105"/>
          </w:rPr>
          <w:t>e</w:t>
        </w:r>
      </w:ins>
      <w:r>
        <w:rPr>
          <w:w w:val="105"/>
        </w:rPr>
        <w:t xml:space="preserve">s pour un système </w:t>
      </w:r>
      <w:del w:id="98" w:author="Mirc Frederi" w:date="2025-01-06T11:02:00Z">
        <w:r>
          <w:rPr>
            <w:w w:val="105"/>
          </w:rPr>
          <w:delText xml:space="preserve">de </w:delText>
        </w:r>
      </w:del>
      <w:r>
        <w:rPr>
          <w:w w:val="105"/>
        </w:rPr>
        <w:t xml:space="preserve">bord pour un aérostat </w:t>
      </w:r>
      <w:proofErr w:type="spellStart"/>
      <w:r>
        <w:rPr>
          <w:w w:val="105"/>
        </w:rPr>
        <w:t>non-létal</w:t>
      </w:r>
      <w:proofErr w:type="spellEnd"/>
      <w:r>
        <w:rPr>
          <w:w w:val="105"/>
        </w:rPr>
        <w:t>.</w:t>
      </w:r>
    </w:p>
    <w:p w14:paraId="67CDD3F7" w14:textId="77777777" w:rsidR="007F7DC4" w:rsidRDefault="007F7DC4">
      <w:pPr>
        <w:pStyle w:val="Corpsdetexte"/>
        <w:spacing w:before="83"/>
      </w:pPr>
    </w:p>
    <w:p w14:paraId="5E499A4C" w14:textId="77777777" w:rsidR="007F7DC4" w:rsidRDefault="00000000">
      <w:pPr>
        <w:pStyle w:val="Titre2"/>
        <w:numPr>
          <w:ilvl w:val="1"/>
          <w:numId w:val="14"/>
        </w:numPr>
        <w:tabs>
          <w:tab w:val="left" w:pos="824"/>
        </w:tabs>
      </w:pPr>
      <w:bookmarkStart w:id="99" w:name="_bookmark17"/>
      <w:bookmarkStart w:id="100" w:name="Fonctionnalités_de_l'aérostat"/>
      <w:bookmarkEnd w:id="99"/>
      <w:bookmarkEnd w:id="100"/>
      <w:r>
        <w:rPr>
          <w:w w:val="105"/>
        </w:rPr>
        <w:t>Fonctionnalités</w:t>
      </w:r>
      <w:r>
        <w:rPr>
          <w:spacing w:val="10"/>
          <w:w w:val="105"/>
        </w:rPr>
        <w:t xml:space="preserve"> </w:t>
      </w:r>
      <w:r>
        <w:rPr>
          <w:w w:val="105"/>
        </w:rPr>
        <w:t>de</w:t>
      </w:r>
      <w:r>
        <w:rPr>
          <w:spacing w:val="10"/>
          <w:w w:val="105"/>
        </w:rPr>
        <w:t xml:space="preserve"> </w:t>
      </w:r>
      <w:r>
        <w:rPr>
          <w:spacing w:val="-2"/>
          <w:w w:val="105"/>
        </w:rPr>
        <w:t>l’aérostat</w:t>
      </w:r>
    </w:p>
    <w:p w14:paraId="48B14135" w14:textId="77777777" w:rsidR="007F7DC4" w:rsidRDefault="00000000">
      <w:pPr>
        <w:pStyle w:val="Corpsdetexte"/>
        <w:spacing w:before="157" w:line="252" w:lineRule="auto"/>
        <w:ind w:left="105" w:firstLine="351"/>
      </w:pPr>
      <w:r>
        <w:rPr>
          <w:w w:val="105"/>
        </w:rPr>
        <w:t>L’architecture</w:t>
      </w:r>
      <w:r>
        <w:rPr>
          <w:spacing w:val="40"/>
          <w:w w:val="105"/>
        </w:rPr>
        <w:t xml:space="preserve"> </w:t>
      </w:r>
      <w:r>
        <w:rPr>
          <w:w w:val="105"/>
        </w:rPr>
        <w:t>matérielle</w:t>
      </w:r>
      <w:r>
        <w:rPr>
          <w:spacing w:val="40"/>
          <w:w w:val="105"/>
        </w:rPr>
        <w:t xml:space="preserve"> </w:t>
      </w:r>
      <w:r>
        <w:rPr>
          <w:w w:val="105"/>
        </w:rPr>
        <w:t>de</w:t>
      </w:r>
      <w:r>
        <w:rPr>
          <w:spacing w:val="40"/>
          <w:w w:val="105"/>
        </w:rPr>
        <w:t xml:space="preserve"> </w:t>
      </w:r>
      <w:r>
        <w:rPr>
          <w:w w:val="105"/>
        </w:rPr>
        <w:t>l’aérostat</w:t>
      </w:r>
      <w:r>
        <w:rPr>
          <w:spacing w:val="40"/>
          <w:w w:val="105"/>
        </w:rPr>
        <w:t xml:space="preserve"> </w:t>
      </w:r>
      <w:r>
        <w:rPr>
          <w:w w:val="105"/>
        </w:rPr>
        <w:t>devra</w:t>
      </w:r>
      <w:r>
        <w:rPr>
          <w:spacing w:val="40"/>
          <w:w w:val="105"/>
        </w:rPr>
        <w:t xml:space="preserve"> </w:t>
      </w:r>
      <w:r>
        <w:rPr>
          <w:w w:val="105"/>
        </w:rPr>
        <w:t>permettre</w:t>
      </w:r>
      <w:r>
        <w:rPr>
          <w:spacing w:val="40"/>
          <w:w w:val="105"/>
        </w:rPr>
        <w:t xml:space="preserve"> </w:t>
      </w:r>
      <w:r>
        <w:rPr>
          <w:w w:val="105"/>
        </w:rPr>
        <w:t>de</w:t>
      </w:r>
      <w:r>
        <w:rPr>
          <w:spacing w:val="40"/>
          <w:w w:val="105"/>
        </w:rPr>
        <w:t xml:space="preserve"> </w:t>
      </w:r>
      <w:r>
        <w:rPr>
          <w:w w:val="105"/>
        </w:rPr>
        <w:t>réaliser</w:t>
      </w:r>
      <w:r>
        <w:rPr>
          <w:spacing w:val="40"/>
          <w:w w:val="105"/>
        </w:rPr>
        <w:t xml:space="preserve"> </w:t>
      </w:r>
      <w:r>
        <w:rPr>
          <w:w w:val="105"/>
        </w:rPr>
        <w:t>les</w:t>
      </w:r>
      <w:r>
        <w:rPr>
          <w:spacing w:val="40"/>
          <w:w w:val="105"/>
        </w:rPr>
        <w:t xml:space="preserve"> </w:t>
      </w:r>
      <w:r>
        <w:rPr>
          <w:w w:val="105"/>
        </w:rPr>
        <w:t>tâches suivantes :</w:t>
      </w:r>
    </w:p>
    <w:p w14:paraId="531F61CC" w14:textId="77777777" w:rsidR="007F7DC4" w:rsidRDefault="00000000">
      <w:pPr>
        <w:pStyle w:val="Paragraphedeliste"/>
        <w:numPr>
          <w:ilvl w:val="0"/>
          <w:numId w:val="6"/>
        </w:numPr>
        <w:tabs>
          <w:tab w:val="left" w:pos="691"/>
        </w:tabs>
        <w:spacing w:before="81"/>
        <w:ind w:hanging="351"/>
      </w:pPr>
      <w:r>
        <w:rPr>
          <w:w w:val="105"/>
          <w:sz w:val="24"/>
        </w:rPr>
        <w:t>Séparation</w:t>
      </w:r>
      <w:r>
        <w:rPr>
          <w:spacing w:val="13"/>
          <w:w w:val="105"/>
          <w:sz w:val="24"/>
        </w:rPr>
        <w:t xml:space="preserve"> </w:t>
      </w:r>
      <w:r>
        <w:rPr>
          <w:w w:val="105"/>
          <w:sz w:val="24"/>
        </w:rPr>
        <w:t>de</w:t>
      </w:r>
      <w:r>
        <w:rPr>
          <w:spacing w:val="14"/>
          <w:w w:val="105"/>
          <w:sz w:val="24"/>
        </w:rPr>
        <w:t xml:space="preserve"> </w:t>
      </w:r>
      <w:r>
        <w:rPr>
          <w:w w:val="105"/>
          <w:sz w:val="24"/>
        </w:rPr>
        <w:t>la</w:t>
      </w:r>
      <w:r>
        <w:rPr>
          <w:spacing w:val="14"/>
          <w:w w:val="105"/>
          <w:sz w:val="24"/>
        </w:rPr>
        <w:t xml:space="preserve"> </w:t>
      </w:r>
      <w:r>
        <w:rPr>
          <w:w w:val="105"/>
          <w:sz w:val="24"/>
        </w:rPr>
        <w:t>charge</w:t>
      </w:r>
      <w:r>
        <w:rPr>
          <w:spacing w:val="15"/>
          <w:w w:val="105"/>
          <w:sz w:val="24"/>
        </w:rPr>
        <w:t xml:space="preserve"> </w:t>
      </w:r>
      <w:r>
        <w:rPr>
          <w:w w:val="105"/>
          <w:sz w:val="24"/>
        </w:rPr>
        <w:t>utile</w:t>
      </w:r>
      <w:r>
        <w:rPr>
          <w:spacing w:val="14"/>
          <w:w w:val="105"/>
          <w:sz w:val="24"/>
        </w:rPr>
        <w:t xml:space="preserve"> </w:t>
      </w:r>
      <w:r>
        <w:rPr>
          <w:w w:val="105"/>
          <w:sz w:val="24"/>
        </w:rPr>
        <w:t>et</w:t>
      </w:r>
      <w:r>
        <w:rPr>
          <w:spacing w:val="13"/>
          <w:w w:val="105"/>
          <w:sz w:val="24"/>
        </w:rPr>
        <w:t xml:space="preserve"> </w:t>
      </w:r>
      <w:r>
        <w:rPr>
          <w:w w:val="105"/>
          <w:sz w:val="24"/>
        </w:rPr>
        <w:t>du</w:t>
      </w:r>
      <w:r>
        <w:rPr>
          <w:spacing w:val="15"/>
          <w:w w:val="105"/>
          <w:sz w:val="24"/>
        </w:rPr>
        <w:t xml:space="preserve"> </w:t>
      </w:r>
      <w:r>
        <w:rPr>
          <w:spacing w:val="-2"/>
          <w:w w:val="105"/>
          <w:sz w:val="24"/>
        </w:rPr>
        <w:t>ballon</w:t>
      </w:r>
    </w:p>
    <w:p w14:paraId="75F7BD40" w14:textId="77777777" w:rsidR="007F7DC4" w:rsidRDefault="00000000">
      <w:pPr>
        <w:pStyle w:val="Paragraphedeliste"/>
        <w:numPr>
          <w:ilvl w:val="0"/>
          <w:numId w:val="6"/>
        </w:numPr>
        <w:tabs>
          <w:tab w:val="left" w:pos="691"/>
        </w:tabs>
        <w:spacing w:before="95"/>
        <w:ind w:hanging="351"/>
      </w:pPr>
      <w:r>
        <w:rPr>
          <w:w w:val="105"/>
          <w:sz w:val="24"/>
        </w:rPr>
        <w:t>Localisation</w:t>
      </w:r>
      <w:r>
        <w:rPr>
          <w:spacing w:val="-4"/>
          <w:w w:val="105"/>
          <w:sz w:val="24"/>
        </w:rPr>
        <w:t xml:space="preserve"> </w:t>
      </w:r>
      <w:r>
        <w:rPr>
          <w:w w:val="105"/>
          <w:sz w:val="24"/>
        </w:rPr>
        <w:t>de</w:t>
      </w:r>
      <w:r>
        <w:rPr>
          <w:spacing w:val="-4"/>
          <w:w w:val="105"/>
          <w:sz w:val="24"/>
        </w:rPr>
        <w:t xml:space="preserve"> </w:t>
      </w:r>
      <w:r>
        <w:rPr>
          <w:spacing w:val="-2"/>
          <w:w w:val="105"/>
          <w:sz w:val="24"/>
        </w:rPr>
        <w:t>l’aérostat</w:t>
      </w:r>
    </w:p>
    <w:p w14:paraId="3C2440E7" w14:textId="77777777" w:rsidR="007F7DC4" w:rsidRDefault="00000000">
      <w:pPr>
        <w:pStyle w:val="Paragraphedeliste"/>
        <w:numPr>
          <w:ilvl w:val="0"/>
          <w:numId w:val="6"/>
        </w:numPr>
        <w:tabs>
          <w:tab w:val="left" w:pos="691"/>
        </w:tabs>
        <w:spacing w:before="96"/>
        <w:ind w:hanging="351"/>
      </w:pPr>
      <w:r>
        <w:rPr>
          <w:w w:val="105"/>
          <w:sz w:val="24"/>
        </w:rPr>
        <w:t>Communication</w:t>
      </w:r>
      <w:r>
        <w:rPr>
          <w:spacing w:val="-11"/>
          <w:w w:val="105"/>
          <w:sz w:val="24"/>
        </w:rPr>
        <w:t xml:space="preserve"> </w:t>
      </w:r>
      <w:r>
        <w:rPr>
          <w:w w:val="105"/>
          <w:sz w:val="24"/>
        </w:rPr>
        <w:t>avec</w:t>
      </w:r>
      <w:r>
        <w:rPr>
          <w:spacing w:val="-11"/>
          <w:w w:val="105"/>
          <w:sz w:val="24"/>
        </w:rPr>
        <w:t xml:space="preserve"> </w:t>
      </w:r>
      <w:r>
        <w:rPr>
          <w:spacing w:val="-2"/>
          <w:w w:val="105"/>
          <w:sz w:val="24"/>
        </w:rPr>
        <w:t>l’aérostat</w:t>
      </w:r>
    </w:p>
    <w:p w14:paraId="55DAB31C" w14:textId="77777777" w:rsidR="007F7DC4" w:rsidRDefault="00000000">
      <w:pPr>
        <w:pStyle w:val="Paragraphedeliste"/>
        <w:numPr>
          <w:ilvl w:val="0"/>
          <w:numId w:val="6"/>
        </w:numPr>
        <w:tabs>
          <w:tab w:val="left" w:pos="691"/>
        </w:tabs>
        <w:spacing w:before="95"/>
        <w:ind w:hanging="351"/>
      </w:pPr>
      <w:r>
        <w:rPr>
          <w:w w:val="105"/>
          <w:sz w:val="24"/>
        </w:rPr>
        <w:t>Maintien</w:t>
      </w:r>
      <w:r>
        <w:rPr>
          <w:spacing w:val="16"/>
          <w:w w:val="105"/>
          <w:sz w:val="24"/>
        </w:rPr>
        <w:t xml:space="preserve"> </w:t>
      </w:r>
      <w:r>
        <w:rPr>
          <w:w w:val="105"/>
          <w:sz w:val="24"/>
        </w:rPr>
        <w:t>d’une</w:t>
      </w:r>
      <w:r>
        <w:rPr>
          <w:spacing w:val="15"/>
          <w:w w:val="105"/>
          <w:sz w:val="24"/>
        </w:rPr>
        <w:t xml:space="preserve"> </w:t>
      </w:r>
      <w:r>
        <w:rPr>
          <w:w w:val="105"/>
          <w:sz w:val="24"/>
        </w:rPr>
        <w:t>bonne</w:t>
      </w:r>
      <w:r>
        <w:rPr>
          <w:spacing w:val="15"/>
          <w:w w:val="105"/>
          <w:sz w:val="24"/>
        </w:rPr>
        <w:t xml:space="preserve"> </w:t>
      </w:r>
      <w:r>
        <w:rPr>
          <w:w w:val="105"/>
          <w:sz w:val="24"/>
        </w:rPr>
        <w:t>température</w:t>
      </w:r>
      <w:r>
        <w:rPr>
          <w:spacing w:val="16"/>
          <w:w w:val="105"/>
          <w:sz w:val="24"/>
        </w:rPr>
        <w:t xml:space="preserve"> </w:t>
      </w:r>
      <w:r>
        <w:rPr>
          <w:w w:val="105"/>
          <w:sz w:val="24"/>
        </w:rPr>
        <w:t>de</w:t>
      </w:r>
      <w:r>
        <w:rPr>
          <w:spacing w:val="16"/>
          <w:w w:val="105"/>
          <w:sz w:val="24"/>
        </w:rPr>
        <w:t xml:space="preserve"> </w:t>
      </w:r>
      <w:r>
        <w:rPr>
          <w:spacing w:val="-2"/>
          <w:w w:val="105"/>
          <w:sz w:val="24"/>
        </w:rPr>
        <w:t>fonctionnement</w:t>
      </w:r>
    </w:p>
    <w:p w14:paraId="4216272B" w14:textId="77777777" w:rsidR="007F7DC4" w:rsidRDefault="00000000">
      <w:pPr>
        <w:pStyle w:val="Paragraphedeliste"/>
        <w:numPr>
          <w:ilvl w:val="0"/>
          <w:numId w:val="6"/>
        </w:numPr>
        <w:tabs>
          <w:tab w:val="left" w:pos="691"/>
        </w:tabs>
        <w:spacing w:before="95"/>
        <w:ind w:hanging="351"/>
      </w:pPr>
      <w:r>
        <w:rPr>
          <w:w w:val="105"/>
          <w:sz w:val="24"/>
        </w:rPr>
        <w:t>Stockage des</w:t>
      </w:r>
      <w:r>
        <w:rPr>
          <w:spacing w:val="1"/>
          <w:w w:val="105"/>
          <w:sz w:val="24"/>
        </w:rPr>
        <w:t xml:space="preserve"> </w:t>
      </w:r>
      <w:r>
        <w:rPr>
          <w:w w:val="105"/>
          <w:sz w:val="24"/>
        </w:rPr>
        <w:t>télémesures</w:t>
      </w:r>
      <w:r>
        <w:rPr>
          <w:spacing w:val="1"/>
          <w:w w:val="105"/>
          <w:sz w:val="24"/>
        </w:rPr>
        <w:t xml:space="preserve"> </w:t>
      </w:r>
      <w:r>
        <w:rPr>
          <w:w w:val="105"/>
          <w:sz w:val="24"/>
        </w:rPr>
        <w:t>et enregistrement des</w:t>
      </w:r>
      <w:r>
        <w:rPr>
          <w:spacing w:val="2"/>
          <w:w w:val="105"/>
          <w:sz w:val="24"/>
        </w:rPr>
        <w:t xml:space="preserve"> </w:t>
      </w:r>
      <w:r>
        <w:rPr>
          <w:spacing w:val="-2"/>
          <w:w w:val="105"/>
          <w:sz w:val="24"/>
        </w:rPr>
        <w:t>anomalies</w:t>
      </w:r>
    </w:p>
    <w:p w14:paraId="66E968F9" w14:textId="77777777" w:rsidR="007F7DC4" w:rsidRDefault="007F7DC4">
      <w:pPr>
        <w:pStyle w:val="Corpsdetexte"/>
        <w:spacing w:before="99"/>
      </w:pPr>
    </w:p>
    <w:p w14:paraId="236CF5D2" w14:textId="77777777" w:rsidR="007F7DC4" w:rsidRDefault="00000000">
      <w:pPr>
        <w:pStyle w:val="Titre2"/>
        <w:numPr>
          <w:ilvl w:val="1"/>
          <w:numId w:val="14"/>
        </w:numPr>
        <w:tabs>
          <w:tab w:val="left" w:pos="824"/>
        </w:tabs>
      </w:pPr>
      <w:bookmarkStart w:id="101" w:name="_bookmark18"/>
      <w:bookmarkStart w:id="102" w:name="Architecture_globale_du_système_de_bord"/>
      <w:bookmarkEnd w:id="101"/>
      <w:bookmarkEnd w:id="102"/>
      <w:r>
        <w:rPr>
          <w:w w:val="105"/>
        </w:rPr>
        <w:t>Architecture</w:t>
      </w:r>
      <w:r>
        <w:rPr>
          <w:spacing w:val="28"/>
          <w:w w:val="105"/>
        </w:rPr>
        <w:t xml:space="preserve"> </w:t>
      </w:r>
      <w:r>
        <w:rPr>
          <w:w w:val="105"/>
        </w:rPr>
        <w:t>globale</w:t>
      </w:r>
      <w:r>
        <w:rPr>
          <w:spacing w:val="29"/>
          <w:w w:val="105"/>
        </w:rPr>
        <w:t xml:space="preserve"> </w:t>
      </w:r>
      <w:r>
        <w:rPr>
          <w:w w:val="105"/>
        </w:rPr>
        <w:t>du</w:t>
      </w:r>
      <w:r>
        <w:rPr>
          <w:spacing w:val="28"/>
          <w:w w:val="105"/>
        </w:rPr>
        <w:t xml:space="preserve"> </w:t>
      </w:r>
      <w:r>
        <w:rPr>
          <w:w w:val="105"/>
        </w:rPr>
        <w:t>système</w:t>
      </w:r>
      <w:r>
        <w:rPr>
          <w:spacing w:val="29"/>
          <w:w w:val="105"/>
        </w:rPr>
        <w:t xml:space="preserve"> </w:t>
      </w:r>
      <w:r>
        <w:rPr>
          <w:w w:val="105"/>
        </w:rPr>
        <w:t>de</w:t>
      </w:r>
      <w:r>
        <w:rPr>
          <w:spacing w:val="29"/>
          <w:w w:val="105"/>
        </w:rPr>
        <w:t xml:space="preserve"> </w:t>
      </w:r>
      <w:r>
        <w:rPr>
          <w:spacing w:val="-4"/>
          <w:w w:val="105"/>
        </w:rPr>
        <w:t>bord</w:t>
      </w:r>
    </w:p>
    <w:p w14:paraId="261F3934" w14:textId="77777777" w:rsidR="007F7DC4" w:rsidRDefault="00000000">
      <w:pPr>
        <w:pStyle w:val="Corpsdetexte"/>
        <w:spacing w:before="157" w:line="252" w:lineRule="auto"/>
        <w:ind w:left="105" w:right="507" w:firstLine="351"/>
      </w:pPr>
      <w:r>
        <w:rPr>
          <w:w w:val="105"/>
        </w:rPr>
        <w:t xml:space="preserve">L’architecture du système de bord est structurée en 5 parties qui seront </w:t>
      </w:r>
      <w:proofErr w:type="spellStart"/>
      <w:r>
        <w:rPr>
          <w:w w:val="105"/>
        </w:rPr>
        <w:t>déve</w:t>
      </w:r>
      <w:proofErr w:type="spellEnd"/>
      <w:r>
        <w:rPr>
          <w:w w:val="105"/>
        </w:rPr>
        <w:t xml:space="preserve">- </w:t>
      </w:r>
      <w:proofErr w:type="spellStart"/>
      <w:r>
        <w:rPr>
          <w:w w:val="105"/>
        </w:rPr>
        <w:t>loppées</w:t>
      </w:r>
      <w:proofErr w:type="spellEnd"/>
      <w:r>
        <w:rPr>
          <w:w w:val="105"/>
        </w:rPr>
        <w:t xml:space="preserve"> plus tard :</w:t>
      </w:r>
    </w:p>
    <w:p w14:paraId="16E25769" w14:textId="77777777" w:rsidR="007F7DC4" w:rsidRDefault="007F7DC4">
      <w:pPr>
        <w:pStyle w:val="Corpsdetexte"/>
        <w:spacing w:before="11"/>
      </w:pPr>
    </w:p>
    <w:p w14:paraId="0440109E" w14:textId="77777777" w:rsidR="007F7DC4" w:rsidRDefault="00000000">
      <w:pPr>
        <w:pStyle w:val="Paragraphedeliste"/>
        <w:numPr>
          <w:ilvl w:val="0"/>
          <w:numId w:val="7"/>
        </w:numPr>
        <w:tabs>
          <w:tab w:val="left" w:pos="651"/>
        </w:tabs>
        <w:spacing w:before="1"/>
        <w:ind w:left="651" w:hanging="194"/>
        <w:jc w:val="both"/>
      </w:pPr>
      <w:r>
        <w:rPr>
          <w:sz w:val="24"/>
          <w:u w:val="single"/>
        </w:rPr>
        <w:t>La</w:t>
      </w:r>
      <w:r>
        <w:rPr>
          <w:spacing w:val="26"/>
          <w:sz w:val="24"/>
          <w:u w:val="single"/>
        </w:rPr>
        <w:t xml:space="preserve"> </w:t>
      </w:r>
      <w:r>
        <w:rPr>
          <w:spacing w:val="-2"/>
          <w:sz w:val="24"/>
          <w:u w:val="single"/>
        </w:rPr>
        <w:t>cisaille</w:t>
      </w:r>
    </w:p>
    <w:p w14:paraId="28CA3D17" w14:textId="77777777" w:rsidR="007F7DC4" w:rsidRDefault="00000000">
      <w:pPr>
        <w:pStyle w:val="Corpsdetexte"/>
        <w:spacing w:before="13" w:line="252" w:lineRule="auto"/>
        <w:ind w:left="105" w:right="523"/>
        <w:jc w:val="both"/>
      </w:pPr>
      <w:r>
        <w:rPr>
          <w:w w:val="105"/>
        </w:rPr>
        <w:t>La</w:t>
      </w:r>
      <w:r>
        <w:rPr>
          <w:spacing w:val="-15"/>
          <w:w w:val="105"/>
        </w:rPr>
        <w:t xml:space="preserve"> </w:t>
      </w:r>
      <w:r>
        <w:rPr>
          <w:w w:val="105"/>
        </w:rPr>
        <w:t>cisaille</w:t>
      </w:r>
      <w:r>
        <w:rPr>
          <w:spacing w:val="-16"/>
          <w:w w:val="105"/>
        </w:rPr>
        <w:t xml:space="preserve"> </w:t>
      </w:r>
      <w:r>
        <w:rPr>
          <w:w w:val="105"/>
        </w:rPr>
        <w:t>pyrotechnique</w:t>
      </w:r>
      <w:r>
        <w:rPr>
          <w:spacing w:val="-15"/>
          <w:w w:val="105"/>
        </w:rPr>
        <w:t xml:space="preserve"> </w:t>
      </w:r>
      <w:r>
        <w:rPr>
          <w:w w:val="105"/>
        </w:rPr>
        <w:t>est</w:t>
      </w:r>
      <w:r>
        <w:rPr>
          <w:spacing w:val="-16"/>
          <w:w w:val="105"/>
        </w:rPr>
        <w:t xml:space="preserve"> </w:t>
      </w:r>
      <w:r>
        <w:rPr>
          <w:w w:val="105"/>
        </w:rPr>
        <w:t>l’actionneur</w:t>
      </w:r>
      <w:r>
        <w:rPr>
          <w:spacing w:val="-15"/>
          <w:w w:val="105"/>
        </w:rPr>
        <w:t xml:space="preserve"> </w:t>
      </w:r>
      <w:r>
        <w:rPr>
          <w:w w:val="105"/>
        </w:rPr>
        <w:t>chargé</w:t>
      </w:r>
      <w:r>
        <w:rPr>
          <w:spacing w:val="-15"/>
          <w:w w:val="105"/>
        </w:rPr>
        <w:t xml:space="preserve"> </w:t>
      </w:r>
      <w:r>
        <w:rPr>
          <w:w w:val="105"/>
        </w:rPr>
        <w:t>de</w:t>
      </w:r>
      <w:r>
        <w:rPr>
          <w:spacing w:val="-16"/>
          <w:w w:val="105"/>
        </w:rPr>
        <w:t xml:space="preserve"> </w:t>
      </w:r>
      <w:r>
        <w:rPr>
          <w:w w:val="105"/>
        </w:rPr>
        <w:t>couper</w:t>
      </w:r>
      <w:r>
        <w:rPr>
          <w:spacing w:val="-15"/>
          <w:w w:val="105"/>
        </w:rPr>
        <w:t xml:space="preserve"> </w:t>
      </w:r>
      <w:r>
        <w:rPr>
          <w:w w:val="105"/>
        </w:rPr>
        <w:t>le</w:t>
      </w:r>
      <w:r>
        <w:rPr>
          <w:spacing w:val="-15"/>
          <w:w w:val="105"/>
        </w:rPr>
        <w:t xml:space="preserve"> </w:t>
      </w:r>
      <w:r>
        <w:rPr>
          <w:w w:val="105"/>
        </w:rPr>
        <w:t>câble</w:t>
      </w:r>
      <w:r>
        <w:rPr>
          <w:spacing w:val="-15"/>
          <w:w w:val="105"/>
        </w:rPr>
        <w:t xml:space="preserve"> </w:t>
      </w:r>
      <w:r>
        <w:rPr>
          <w:w w:val="105"/>
        </w:rPr>
        <w:t>reliant</w:t>
      </w:r>
      <w:ins w:id="103" w:author="Unknown Author" w:date="2025-01-24T10:45:00Z">
        <w:r>
          <w:rPr>
            <w:w w:val="105"/>
          </w:rPr>
          <w:t xml:space="preserve"> l’ensemble suspendu (NSO+NCU)</w:t>
        </w:r>
      </w:ins>
      <w:del w:id="104" w:author="Unknown Author" w:date="2025-01-24T10:46:00Z">
        <w:r>
          <w:rPr>
            <w:spacing w:val="-16"/>
            <w:w w:val="105"/>
          </w:rPr>
          <w:delText xml:space="preserve"> </w:delText>
        </w:r>
        <w:r>
          <w:rPr>
            <w:w w:val="105"/>
          </w:rPr>
          <w:delText>la</w:delText>
        </w:r>
        <w:r>
          <w:rPr>
            <w:spacing w:val="-15"/>
            <w:w w:val="105"/>
          </w:rPr>
          <w:delText xml:space="preserve"> </w:delText>
        </w:r>
        <w:r>
          <w:rPr>
            <w:w w:val="105"/>
          </w:rPr>
          <w:delText>charge utile</w:delText>
        </w:r>
      </w:del>
      <w:commentRangeStart w:id="105"/>
      <w:commentRangeEnd w:id="105"/>
      <w:del w:id="106" w:author="Unknown Author" w:date="2025-01-28T13:23:00Z">
        <w:r>
          <w:commentReference w:id="105"/>
        </w:r>
      </w:del>
      <w:r>
        <w:rPr>
          <w:w w:val="105"/>
        </w:rPr>
        <w:t xml:space="preserve"> au ballon, une action contrôlée par le calculateur.</w:t>
      </w:r>
    </w:p>
    <w:p w14:paraId="71965DF7" w14:textId="77777777" w:rsidR="007F7DC4" w:rsidRDefault="007F7DC4">
      <w:pPr>
        <w:pStyle w:val="Corpsdetexte"/>
        <w:spacing w:before="11"/>
      </w:pPr>
    </w:p>
    <w:p w14:paraId="309FB8EE" w14:textId="77777777" w:rsidR="007F7DC4" w:rsidRDefault="00000000">
      <w:pPr>
        <w:pStyle w:val="Paragraphedeliste"/>
        <w:numPr>
          <w:ilvl w:val="0"/>
          <w:numId w:val="7"/>
        </w:numPr>
        <w:tabs>
          <w:tab w:val="left" w:pos="651"/>
        </w:tabs>
        <w:ind w:left="651" w:hanging="194"/>
        <w:jc w:val="both"/>
      </w:pPr>
      <w:r>
        <w:rPr>
          <w:w w:val="105"/>
          <w:sz w:val="24"/>
          <w:u w:val="single"/>
        </w:rPr>
        <w:t>Le</w:t>
      </w:r>
      <w:r>
        <w:rPr>
          <w:spacing w:val="2"/>
          <w:w w:val="105"/>
          <w:sz w:val="24"/>
          <w:u w:val="single"/>
        </w:rPr>
        <w:t xml:space="preserve"> </w:t>
      </w:r>
      <w:r>
        <w:rPr>
          <w:w w:val="105"/>
          <w:sz w:val="24"/>
          <w:u w:val="single"/>
        </w:rPr>
        <w:t>module</w:t>
      </w:r>
      <w:r>
        <w:rPr>
          <w:spacing w:val="4"/>
          <w:w w:val="105"/>
          <w:sz w:val="24"/>
          <w:u w:val="single"/>
        </w:rPr>
        <w:t xml:space="preserve"> </w:t>
      </w:r>
      <w:r>
        <w:rPr>
          <w:w w:val="105"/>
          <w:sz w:val="24"/>
          <w:u w:val="single"/>
        </w:rPr>
        <w:t>de</w:t>
      </w:r>
      <w:r>
        <w:rPr>
          <w:spacing w:val="3"/>
          <w:w w:val="105"/>
          <w:sz w:val="24"/>
          <w:u w:val="single"/>
        </w:rPr>
        <w:t xml:space="preserve"> </w:t>
      </w:r>
      <w:r>
        <w:rPr>
          <w:spacing w:val="-2"/>
          <w:w w:val="105"/>
          <w:sz w:val="24"/>
          <w:u w:val="single"/>
        </w:rPr>
        <w:t>positionnement</w:t>
      </w:r>
    </w:p>
    <w:p w14:paraId="7A864106" w14:textId="77777777" w:rsidR="007F7DC4" w:rsidRDefault="00000000">
      <w:pPr>
        <w:pStyle w:val="Corpsdetexte"/>
        <w:spacing w:before="13" w:line="252" w:lineRule="auto"/>
        <w:ind w:left="105" w:right="525"/>
        <w:jc w:val="both"/>
      </w:pPr>
      <w:r>
        <w:rPr>
          <w:w w:val="105"/>
        </w:rPr>
        <w:t>Le module de positionnement assure la géolocalisation du ballon grâce au capteur GPS, transmettant ensuite ces données au calculateur.</w:t>
      </w:r>
    </w:p>
    <w:p w14:paraId="0B7976B9" w14:textId="77777777" w:rsidR="007F7DC4" w:rsidRDefault="007F7DC4">
      <w:pPr>
        <w:pStyle w:val="Corpsdetexte"/>
        <w:spacing w:before="11"/>
      </w:pPr>
    </w:p>
    <w:p w14:paraId="4DCC4E47" w14:textId="77777777" w:rsidR="007F7DC4" w:rsidRDefault="00000000">
      <w:pPr>
        <w:pStyle w:val="Paragraphedeliste"/>
        <w:numPr>
          <w:ilvl w:val="0"/>
          <w:numId w:val="7"/>
        </w:numPr>
        <w:tabs>
          <w:tab w:val="left" w:pos="651"/>
        </w:tabs>
        <w:ind w:left="651" w:hanging="194"/>
        <w:jc w:val="both"/>
      </w:pPr>
      <w:r>
        <w:rPr>
          <w:sz w:val="24"/>
          <w:u w:val="single"/>
        </w:rPr>
        <w:t>Le</w:t>
      </w:r>
      <w:r>
        <w:rPr>
          <w:spacing w:val="25"/>
          <w:sz w:val="24"/>
          <w:u w:val="single"/>
        </w:rPr>
        <w:t xml:space="preserve"> </w:t>
      </w:r>
      <w:r>
        <w:rPr>
          <w:sz w:val="24"/>
          <w:u w:val="single"/>
        </w:rPr>
        <w:t>module</w:t>
      </w:r>
      <w:r>
        <w:rPr>
          <w:spacing w:val="27"/>
          <w:sz w:val="24"/>
          <w:u w:val="single"/>
        </w:rPr>
        <w:t xml:space="preserve"> </w:t>
      </w:r>
      <w:r>
        <w:rPr>
          <w:sz w:val="24"/>
          <w:u w:val="single"/>
        </w:rPr>
        <w:t>de</w:t>
      </w:r>
      <w:r>
        <w:rPr>
          <w:spacing w:val="26"/>
          <w:sz w:val="24"/>
          <w:u w:val="single"/>
        </w:rPr>
        <w:t xml:space="preserve"> </w:t>
      </w:r>
      <w:r>
        <w:rPr>
          <w:spacing w:val="-2"/>
          <w:sz w:val="24"/>
          <w:u w:val="single"/>
        </w:rPr>
        <w:t>communication</w:t>
      </w:r>
    </w:p>
    <w:p w14:paraId="31E3E70A" w14:textId="77777777" w:rsidR="007F7DC4" w:rsidRDefault="00000000">
      <w:pPr>
        <w:pStyle w:val="Corpsdetexte"/>
        <w:spacing w:before="13" w:line="252" w:lineRule="auto"/>
        <w:ind w:left="105" w:right="524"/>
        <w:jc w:val="both"/>
      </w:pPr>
      <w:r>
        <w:rPr>
          <w:w w:val="105"/>
        </w:rPr>
        <w:t>Le module de communication établit le lien entre le calculateur et les opérateurs.</w:t>
      </w:r>
      <w:r>
        <w:rPr>
          <w:spacing w:val="40"/>
          <w:w w:val="105"/>
        </w:rPr>
        <w:t xml:space="preserve"> </w:t>
      </w:r>
      <w:r>
        <w:rPr>
          <w:w w:val="105"/>
        </w:rPr>
        <w:t>Il transmet aux opérateurs des informations sur les états clés de l’aérostat et leur permet d’envoyer des commandes pour certaines actions, telles que la séparation avec le ballon.</w:t>
      </w:r>
    </w:p>
    <w:p w14:paraId="0F233E08" w14:textId="77777777" w:rsidR="007F7DC4" w:rsidRDefault="007F7DC4">
      <w:pPr>
        <w:pStyle w:val="Corpsdetexte"/>
        <w:spacing w:before="9"/>
      </w:pPr>
    </w:p>
    <w:p w14:paraId="560F72C0" w14:textId="77777777" w:rsidR="007F7DC4" w:rsidRDefault="00000000">
      <w:pPr>
        <w:pStyle w:val="Paragraphedeliste"/>
        <w:numPr>
          <w:ilvl w:val="0"/>
          <w:numId w:val="7"/>
        </w:numPr>
        <w:tabs>
          <w:tab w:val="left" w:pos="651"/>
        </w:tabs>
        <w:ind w:left="651" w:hanging="194"/>
        <w:jc w:val="both"/>
      </w:pPr>
      <w:r>
        <w:rPr>
          <w:sz w:val="24"/>
          <w:u w:val="single"/>
        </w:rPr>
        <w:t>Le</w:t>
      </w:r>
      <w:r>
        <w:rPr>
          <w:spacing w:val="25"/>
          <w:sz w:val="24"/>
          <w:u w:val="single"/>
        </w:rPr>
        <w:t xml:space="preserve"> </w:t>
      </w:r>
      <w:r>
        <w:rPr>
          <w:sz w:val="24"/>
          <w:u w:val="single"/>
        </w:rPr>
        <w:t>module</w:t>
      </w:r>
      <w:r>
        <w:rPr>
          <w:spacing w:val="27"/>
          <w:sz w:val="24"/>
          <w:u w:val="single"/>
        </w:rPr>
        <w:t xml:space="preserve"> </w:t>
      </w:r>
      <w:r>
        <w:rPr>
          <w:sz w:val="24"/>
          <w:u w:val="single"/>
        </w:rPr>
        <w:t>de</w:t>
      </w:r>
      <w:r>
        <w:rPr>
          <w:spacing w:val="26"/>
          <w:sz w:val="24"/>
          <w:u w:val="single"/>
        </w:rPr>
        <w:t xml:space="preserve"> </w:t>
      </w:r>
      <w:r>
        <w:rPr>
          <w:spacing w:val="-2"/>
          <w:sz w:val="24"/>
          <w:u w:val="single"/>
        </w:rPr>
        <w:t>chauffage</w:t>
      </w:r>
    </w:p>
    <w:p w14:paraId="29B21248" w14:textId="77777777" w:rsidR="007F7DC4" w:rsidRDefault="00000000">
      <w:pPr>
        <w:pStyle w:val="Corpsdetexte"/>
        <w:spacing w:before="25" w:line="228" w:lineRule="auto"/>
        <w:ind w:left="105" w:right="523"/>
        <w:jc w:val="both"/>
      </w:pPr>
      <w:r>
        <w:rPr>
          <w:w w:val="105"/>
        </w:rPr>
        <w:t>Le</w:t>
      </w:r>
      <w:r>
        <w:rPr>
          <w:spacing w:val="-1"/>
          <w:w w:val="105"/>
        </w:rPr>
        <w:t xml:space="preserve"> </w:t>
      </w:r>
      <w:r>
        <w:rPr>
          <w:w w:val="105"/>
        </w:rPr>
        <w:t>module</w:t>
      </w:r>
      <w:r>
        <w:rPr>
          <w:spacing w:val="-1"/>
          <w:w w:val="105"/>
        </w:rPr>
        <w:t xml:space="preserve"> </w:t>
      </w:r>
      <w:r>
        <w:rPr>
          <w:w w:val="105"/>
        </w:rPr>
        <w:t>de</w:t>
      </w:r>
      <w:r>
        <w:rPr>
          <w:spacing w:val="-1"/>
          <w:w w:val="105"/>
        </w:rPr>
        <w:t xml:space="preserve"> </w:t>
      </w:r>
      <w:r>
        <w:rPr>
          <w:w w:val="105"/>
        </w:rPr>
        <w:t>chauffage</w:t>
      </w:r>
      <w:r>
        <w:rPr>
          <w:spacing w:val="-1"/>
          <w:w w:val="105"/>
        </w:rPr>
        <w:t xml:space="preserve"> </w:t>
      </w:r>
      <w:r>
        <w:rPr>
          <w:w w:val="105"/>
        </w:rPr>
        <w:t>maintient</w:t>
      </w:r>
      <w:r>
        <w:rPr>
          <w:spacing w:val="-1"/>
          <w:w w:val="105"/>
        </w:rPr>
        <w:t xml:space="preserve"> </w:t>
      </w:r>
      <w:r>
        <w:rPr>
          <w:w w:val="105"/>
        </w:rPr>
        <w:t>tous les</w:t>
      </w:r>
      <w:r>
        <w:rPr>
          <w:spacing w:val="-1"/>
          <w:w w:val="105"/>
        </w:rPr>
        <w:t xml:space="preserve"> </w:t>
      </w:r>
      <w:r>
        <w:rPr>
          <w:w w:val="105"/>
        </w:rPr>
        <w:t>équipements de</w:t>
      </w:r>
      <w:r>
        <w:rPr>
          <w:spacing w:val="-1"/>
          <w:w w:val="105"/>
        </w:rPr>
        <w:t xml:space="preserve"> </w:t>
      </w:r>
      <w:r>
        <w:rPr>
          <w:w w:val="105"/>
        </w:rPr>
        <w:t>la</w:t>
      </w:r>
      <w:r>
        <w:rPr>
          <w:spacing w:val="-1"/>
          <w:w w:val="105"/>
        </w:rPr>
        <w:t xml:space="preserve"> </w:t>
      </w:r>
      <w:r>
        <w:rPr>
          <w:w w:val="105"/>
        </w:rPr>
        <w:t>nacelle à</w:t>
      </w:r>
      <w:r>
        <w:rPr>
          <w:spacing w:val="-1"/>
          <w:w w:val="105"/>
        </w:rPr>
        <w:t xml:space="preserve"> </w:t>
      </w:r>
      <w:r>
        <w:rPr>
          <w:w w:val="105"/>
        </w:rPr>
        <w:t>une</w:t>
      </w:r>
      <w:r>
        <w:rPr>
          <w:spacing w:val="-1"/>
          <w:w w:val="105"/>
        </w:rPr>
        <w:t xml:space="preserve"> </w:t>
      </w:r>
      <w:proofErr w:type="spellStart"/>
      <w:r>
        <w:rPr>
          <w:w w:val="105"/>
        </w:rPr>
        <w:t>tempé</w:t>
      </w:r>
      <w:proofErr w:type="spellEnd"/>
      <w:r>
        <w:rPr>
          <w:w w:val="105"/>
        </w:rPr>
        <w:t xml:space="preserve">- rature d’au moins </w:t>
      </w:r>
      <w:r>
        <w:rPr>
          <w:rFonts w:ascii="Arial" w:hAnsi="Arial"/>
          <w:i/>
          <w:w w:val="105"/>
        </w:rPr>
        <w:t>−</w:t>
      </w:r>
      <w:r>
        <w:rPr>
          <w:rFonts w:ascii="Palatino Linotype" w:hAnsi="Palatino Linotype"/>
          <w:w w:val="105"/>
        </w:rPr>
        <w:t>25</w:t>
      </w:r>
      <w:r>
        <w:rPr>
          <w:rFonts w:ascii="Arial" w:hAnsi="Arial"/>
          <w:i/>
          <w:w w:val="105"/>
          <w:vertAlign w:val="superscript"/>
        </w:rPr>
        <w:t>◦</w:t>
      </w:r>
      <w:r>
        <w:rPr>
          <w:rFonts w:ascii="Palatino Linotype" w:hAnsi="Palatino Linotype"/>
          <w:w w:val="105"/>
        </w:rPr>
        <w:t>C</w:t>
      </w:r>
      <w:r>
        <w:rPr>
          <w:w w:val="105"/>
        </w:rPr>
        <w:t>, assurant ainsi le bon fonctionnement des composants.</w:t>
      </w:r>
    </w:p>
    <w:p w14:paraId="2F742887" w14:textId="77777777" w:rsidR="007F7DC4" w:rsidRDefault="007F7DC4">
      <w:pPr>
        <w:pStyle w:val="Corpsdetexte"/>
        <w:spacing w:before="9"/>
      </w:pPr>
    </w:p>
    <w:p w14:paraId="16438AC1" w14:textId="77777777" w:rsidR="007F7DC4" w:rsidRDefault="00000000">
      <w:pPr>
        <w:pStyle w:val="Paragraphedeliste"/>
        <w:numPr>
          <w:ilvl w:val="0"/>
          <w:numId w:val="7"/>
        </w:numPr>
        <w:tabs>
          <w:tab w:val="left" w:pos="651"/>
        </w:tabs>
        <w:ind w:left="651" w:hanging="194"/>
        <w:jc w:val="both"/>
      </w:pPr>
      <w:r>
        <w:rPr>
          <w:sz w:val="24"/>
          <w:u w:val="single"/>
        </w:rPr>
        <w:t>Les</w:t>
      </w:r>
      <w:r>
        <w:rPr>
          <w:spacing w:val="10"/>
          <w:sz w:val="24"/>
          <w:u w:val="single"/>
        </w:rPr>
        <w:t xml:space="preserve"> </w:t>
      </w:r>
      <w:r>
        <w:rPr>
          <w:spacing w:val="-2"/>
          <w:sz w:val="24"/>
          <w:u w:val="single"/>
        </w:rPr>
        <w:t>calculateurs</w:t>
      </w:r>
    </w:p>
    <w:p w14:paraId="382EBB12" w14:textId="77777777" w:rsidR="007F7DC4" w:rsidRDefault="00000000">
      <w:pPr>
        <w:pStyle w:val="Corpsdetexte"/>
        <w:spacing w:before="13" w:line="252" w:lineRule="auto"/>
        <w:ind w:left="105" w:right="523"/>
        <w:jc w:val="both"/>
        <w:sectPr w:rsidR="007F7DC4">
          <w:headerReference w:type="default" r:id="rId43"/>
          <w:footerReference w:type="default" r:id="rId44"/>
          <w:pgSz w:w="11906" w:h="16838"/>
          <w:pgMar w:top="1720" w:right="1260" w:bottom="1440" w:left="1680" w:header="1134" w:footer="1255" w:gutter="0"/>
          <w:cols w:space="720"/>
          <w:formProt w:val="0"/>
          <w:docGrid w:linePitch="100" w:charSpace="4096"/>
        </w:sectPr>
      </w:pPr>
      <w:r>
        <w:rPr>
          <w:w w:val="105"/>
        </w:rPr>
        <w:t xml:space="preserve">Ils représentent les cœurs du module, centralisant toutes les informations des cap- </w:t>
      </w:r>
      <w:proofErr w:type="spellStart"/>
      <w:r>
        <w:rPr>
          <w:w w:val="105"/>
        </w:rPr>
        <w:t>teurs</w:t>
      </w:r>
      <w:proofErr w:type="spellEnd"/>
      <w:r>
        <w:rPr>
          <w:w w:val="105"/>
        </w:rPr>
        <w:t>,</w:t>
      </w:r>
      <w:r>
        <w:rPr>
          <w:spacing w:val="-2"/>
          <w:w w:val="105"/>
        </w:rPr>
        <w:t xml:space="preserve"> </w:t>
      </w:r>
      <w:r>
        <w:rPr>
          <w:w w:val="105"/>
        </w:rPr>
        <w:t>envoyant</w:t>
      </w:r>
      <w:r>
        <w:rPr>
          <w:spacing w:val="-2"/>
          <w:w w:val="105"/>
        </w:rPr>
        <w:t xml:space="preserve"> </w:t>
      </w:r>
      <w:r>
        <w:rPr>
          <w:w w:val="105"/>
        </w:rPr>
        <w:t>les</w:t>
      </w:r>
      <w:r>
        <w:rPr>
          <w:spacing w:val="-2"/>
          <w:w w:val="105"/>
        </w:rPr>
        <w:t xml:space="preserve"> </w:t>
      </w:r>
      <w:r>
        <w:rPr>
          <w:w w:val="105"/>
        </w:rPr>
        <w:t>commandes</w:t>
      </w:r>
      <w:r>
        <w:rPr>
          <w:spacing w:val="-2"/>
          <w:w w:val="105"/>
        </w:rPr>
        <w:t xml:space="preserve"> </w:t>
      </w:r>
      <w:r>
        <w:rPr>
          <w:w w:val="105"/>
        </w:rPr>
        <w:t>et</w:t>
      </w:r>
      <w:r>
        <w:rPr>
          <w:spacing w:val="-2"/>
          <w:w w:val="105"/>
        </w:rPr>
        <w:t xml:space="preserve"> </w:t>
      </w:r>
      <w:r>
        <w:rPr>
          <w:w w:val="105"/>
        </w:rPr>
        <w:t>les</w:t>
      </w:r>
      <w:r>
        <w:rPr>
          <w:spacing w:val="-2"/>
          <w:w w:val="105"/>
        </w:rPr>
        <w:t xml:space="preserve"> </w:t>
      </w:r>
      <w:r>
        <w:rPr>
          <w:w w:val="105"/>
        </w:rPr>
        <w:t>instructions</w:t>
      </w:r>
      <w:r>
        <w:rPr>
          <w:spacing w:val="-2"/>
          <w:w w:val="105"/>
        </w:rPr>
        <w:t xml:space="preserve"> </w:t>
      </w:r>
      <w:r>
        <w:rPr>
          <w:w w:val="105"/>
        </w:rPr>
        <w:t>aux</w:t>
      </w:r>
      <w:r>
        <w:rPr>
          <w:spacing w:val="-2"/>
          <w:w w:val="105"/>
        </w:rPr>
        <w:t xml:space="preserve"> </w:t>
      </w:r>
      <w:r>
        <w:rPr>
          <w:w w:val="105"/>
        </w:rPr>
        <w:t>actionneurs.</w:t>
      </w:r>
      <w:r>
        <w:rPr>
          <w:spacing w:val="-2"/>
          <w:w w:val="105"/>
        </w:rPr>
        <w:t xml:space="preserve"> </w:t>
      </w:r>
      <w:r>
        <w:rPr>
          <w:w w:val="105"/>
        </w:rPr>
        <w:t>Ils</w:t>
      </w:r>
      <w:r>
        <w:rPr>
          <w:spacing w:val="-2"/>
          <w:w w:val="105"/>
        </w:rPr>
        <w:t xml:space="preserve"> </w:t>
      </w:r>
      <w:r>
        <w:rPr>
          <w:w w:val="105"/>
        </w:rPr>
        <w:t xml:space="preserve">transmettent également les données aux opérateurs via le module de communication, gère </w:t>
      </w:r>
      <w:proofErr w:type="spellStart"/>
      <w:r>
        <w:rPr>
          <w:w w:val="105"/>
        </w:rPr>
        <w:t>l’ali</w:t>
      </w:r>
      <w:proofErr w:type="spellEnd"/>
      <w:r>
        <w:rPr>
          <w:w w:val="105"/>
        </w:rPr>
        <w:t xml:space="preserve">- </w:t>
      </w:r>
      <w:proofErr w:type="spellStart"/>
      <w:r>
        <w:rPr>
          <w:w w:val="105"/>
        </w:rPr>
        <w:t>mentation</w:t>
      </w:r>
      <w:proofErr w:type="spellEnd"/>
      <w:r>
        <w:rPr>
          <w:w w:val="105"/>
        </w:rPr>
        <w:t xml:space="preserve"> en énergie et le chauffage, tout en stockant les informations essentielles</w:t>
      </w:r>
    </w:p>
    <w:p w14:paraId="73CB7AC7" w14:textId="77777777" w:rsidR="007F7DC4" w:rsidRDefault="00000000">
      <w:pPr>
        <w:pStyle w:val="Corpsdetexte"/>
        <w:spacing w:before="182"/>
        <w:ind w:left="105"/>
        <w:jc w:val="both"/>
      </w:pPr>
      <w:proofErr w:type="gramStart"/>
      <w:r>
        <w:rPr>
          <w:w w:val="105"/>
        </w:rPr>
        <w:lastRenderedPageBreak/>
        <w:t>et</w:t>
      </w:r>
      <w:proofErr w:type="gramEnd"/>
      <w:r>
        <w:rPr>
          <w:spacing w:val="18"/>
          <w:w w:val="105"/>
        </w:rPr>
        <w:t xml:space="preserve"> </w:t>
      </w:r>
      <w:r>
        <w:rPr>
          <w:w w:val="105"/>
        </w:rPr>
        <w:t>permettent</w:t>
      </w:r>
      <w:r>
        <w:rPr>
          <w:spacing w:val="20"/>
          <w:w w:val="105"/>
        </w:rPr>
        <w:t xml:space="preserve"> </w:t>
      </w:r>
      <w:r>
        <w:rPr>
          <w:w w:val="105"/>
        </w:rPr>
        <w:t>de</w:t>
      </w:r>
      <w:r>
        <w:rPr>
          <w:spacing w:val="18"/>
          <w:w w:val="105"/>
        </w:rPr>
        <w:t xml:space="preserve"> </w:t>
      </w:r>
      <w:r>
        <w:rPr>
          <w:w w:val="105"/>
        </w:rPr>
        <w:t>déventer</w:t>
      </w:r>
      <w:r>
        <w:rPr>
          <w:spacing w:val="19"/>
          <w:w w:val="105"/>
        </w:rPr>
        <w:t xml:space="preserve"> </w:t>
      </w:r>
      <w:r>
        <w:rPr>
          <w:w w:val="105"/>
        </w:rPr>
        <w:t>le</w:t>
      </w:r>
      <w:r>
        <w:rPr>
          <w:spacing w:val="19"/>
          <w:w w:val="105"/>
        </w:rPr>
        <w:t xml:space="preserve"> </w:t>
      </w:r>
      <w:r>
        <w:rPr>
          <w:spacing w:val="-2"/>
          <w:w w:val="105"/>
        </w:rPr>
        <w:t>parachute.</w:t>
      </w:r>
    </w:p>
    <w:p w14:paraId="60320AF1" w14:textId="77777777" w:rsidR="007F7DC4" w:rsidRDefault="007F7DC4">
      <w:pPr>
        <w:pStyle w:val="Corpsdetexte"/>
        <w:spacing w:before="25"/>
      </w:pPr>
    </w:p>
    <w:p w14:paraId="7ADABA0E" w14:textId="77777777" w:rsidR="007F7DC4" w:rsidRDefault="00000000">
      <w:pPr>
        <w:pStyle w:val="Paragraphedeliste"/>
        <w:numPr>
          <w:ilvl w:val="0"/>
          <w:numId w:val="7"/>
        </w:numPr>
        <w:tabs>
          <w:tab w:val="left" w:pos="651"/>
        </w:tabs>
        <w:spacing w:before="1"/>
        <w:ind w:left="651" w:hanging="194"/>
      </w:pPr>
      <w:r>
        <w:rPr>
          <w:w w:val="105"/>
          <w:sz w:val="24"/>
          <w:u w:val="single"/>
        </w:rPr>
        <w:t>La</w:t>
      </w:r>
      <w:r>
        <w:rPr>
          <w:spacing w:val="10"/>
          <w:w w:val="105"/>
          <w:sz w:val="24"/>
          <w:u w:val="single"/>
        </w:rPr>
        <w:t xml:space="preserve"> </w:t>
      </w:r>
      <w:r>
        <w:rPr>
          <w:spacing w:val="-2"/>
          <w:w w:val="105"/>
          <w:sz w:val="24"/>
          <w:u w:val="single"/>
        </w:rPr>
        <w:t>batterie</w:t>
      </w:r>
    </w:p>
    <w:p w14:paraId="3420AA9D" w14:textId="77777777" w:rsidR="007F7DC4" w:rsidRDefault="00000000">
      <w:pPr>
        <w:pStyle w:val="Corpsdetexte"/>
        <w:spacing w:before="13" w:line="252" w:lineRule="auto"/>
        <w:ind w:left="105" w:right="524"/>
        <w:jc w:val="both"/>
      </w:pPr>
      <w:r>
        <w:rPr>
          <w:w w:val="105"/>
        </w:rPr>
        <w:t>La batterie fournit l’énergie nécessaire à l’alimentation de tous les équipements électriques de la nacelle.</w:t>
      </w:r>
    </w:p>
    <w:p w14:paraId="643E28DE" w14:textId="77777777" w:rsidR="007F7DC4" w:rsidRDefault="007F7DC4">
      <w:pPr>
        <w:pStyle w:val="Corpsdetexte"/>
      </w:pPr>
    </w:p>
    <w:p w14:paraId="3FB2B2B3" w14:textId="77777777" w:rsidR="007F7DC4" w:rsidRDefault="007F7DC4">
      <w:pPr>
        <w:pStyle w:val="Corpsdetexte"/>
        <w:spacing w:before="97"/>
      </w:pPr>
    </w:p>
    <w:p w14:paraId="457E6600" w14:textId="77777777" w:rsidR="007F7DC4" w:rsidRDefault="00000000">
      <w:pPr>
        <w:pStyle w:val="Titre2"/>
        <w:numPr>
          <w:ilvl w:val="1"/>
          <w:numId w:val="14"/>
        </w:numPr>
        <w:tabs>
          <w:tab w:val="left" w:pos="824"/>
        </w:tabs>
      </w:pPr>
      <w:bookmarkStart w:id="107" w:name="_bookmark19"/>
      <w:bookmarkStart w:id="108" w:name="Choix_des_composants"/>
      <w:bookmarkEnd w:id="107"/>
      <w:bookmarkEnd w:id="108"/>
      <w:r>
        <w:rPr>
          <w:w w:val="105"/>
        </w:rPr>
        <w:t>Choix</w:t>
      </w:r>
      <w:r>
        <w:rPr>
          <w:spacing w:val="49"/>
          <w:w w:val="105"/>
        </w:rPr>
        <w:t xml:space="preserve"> </w:t>
      </w:r>
      <w:r>
        <w:rPr>
          <w:w w:val="105"/>
        </w:rPr>
        <w:t>des</w:t>
      </w:r>
      <w:r>
        <w:rPr>
          <w:spacing w:val="50"/>
          <w:w w:val="105"/>
        </w:rPr>
        <w:t xml:space="preserve"> </w:t>
      </w:r>
      <w:r>
        <w:rPr>
          <w:spacing w:val="-2"/>
          <w:w w:val="105"/>
        </w:rPr>
        <w:t>composants</w:t>
      </w:r>
    </w:p>
    <w:p w14:paraId="1D1BFA33" w14:textId="77777777" w:rsidR="007F7DC4" w:rsidRDefault="00000000">
      <w:pPr>
        <w:pStyle w:val="Corpsdetexte"/>
        <w:spacing w:before="157" w:line="252" w:lineRule="auto"/>
        <w:ind w:left="105" w:right="523" w:firstLine="351"/>
        <w:jc w:val="both"/>
      </w:pPr>
      <w:r>
        <w:rPr>
          <w:w w:val="105"/>
        </w:rPr>
        <w:t xml:space="preserve">Pour choisir l’architecture matérielle de notre aérostat nous sommes repartis des choix technologiques fait par le précédent groupe de BEI que nous avons va- </w:t>
      </w:r>
      <w:proofErr w:type="spellStart"/>
      <w:r>
        <w:rPr>
          <w:w w:val="105"/>
        </w:rPr>
        <w:t>lidés</w:t>
      </w:r>
      <w:proofErr w:type="spellEnd"/>
      <w:r>
        <w:rPr>
          <w:w w:val="105"/>
        </w:rPr>
        <w:t xml:space="preserve"> ou invalidés, nous allons rapidement rappeler les motivations et les choix technologiques faits précédemment.</w:t>
      </w:r>
    </w:p>
    <w:p w14:paraId="555A3517" w14:textId="77777777" w:rsidR="007F7DC4" w:rsidRDefault="007F7DC4">
      <w:pPr>
        <w:pStyle w:val="Corpsdetexte"/>
        <w:spacing w:before="59"/>
      </w:pPr>
    </w:p>
    <w:p w14:paraId="00B3A6E6" w14:textId="77777777" w:rsidR="007F7DC4" w:rsidRDefault="00000000">
      <w:pPr>
        <w:pStyle w:val="Titre3"/>
        <w:numPr>
          <w:ilvl w:val="2"/>
          <w:numId w:val="14"/>
        </w:numPr>
        <w:tabs>
          <w:tab w:val="left" w:pos="927"/>
        </w:tabs>
      </w:pPr>
      <w:bookmarkStart w:id="109" w:name="_bookmark20"/>
      <w:bookmarkStart w:id="110" w:name="Microcontrôleur"/>
      <w:bookmarkEnd w:id="109"/>
      <w:bookmarkEnd w:id="110"/>
      <w:r>
        <w:rPr>
          <w:spacing w:val="-2"/>
        </w:rPr>
        <w:t>Microcontrôleur</w:t>
      </w:r>
    </w:p>
    <w:p w14:paraId="07167C7B" w14:textId="77777777" w:rsidR="007F7DC4" w:rsidRDefault="00000000">
      <w:pPr>
        <w:pStyle w:val="Corpsdetexte"/>
        <w:spacing w:before="167" w:line="252" w:lineRule="auto"/>
        <w:ind w:left="105" w:right="523" w:firstLine="351"/>
        <w:jc w:val="both"/>
      </w:pPr>
      <w:r>
        <w:rPr>
          <w:w w:val="105"/>
        </w:rPr>
        <w:t xml:space="preserve">Nous avons opté pour le microcontrôleur NUCLEO-H743ZI, une carte large- ment répandue, développée par STMicroelectronics et appartenant à la gamme </w:t>
      </w:r>
      <w:r>
        <w:rPr>
          <w:spacing w:val="-2"/>
          <w:w w:val="105"/>
        </w:rPr>
        <w:t>STM32.</w:t>
      </w:r>
    </w:p>
    <w:p w14:paraId="04B233A2" w14:textId="77777777" w:rsidR="007F7DC4" w:rsidRDefault="00000000">
      <w:pPr>
        <w:pStyle w:val="Corpsdetexte"/>
        <w:spacing w:line="252" w:lineRule="auto"/>
        <w:ind w:left="105" w:right="524"/>
        <w:jc w:val="both"/>
      </w:pPr>
      <w:r>
        <w:rPr>
          <w:w w:val="105"/>
        </w:rPr>
        <w:t xml:space="preserve">Ce microcontrôleur est conçu pour fonctionner dans une plage de températures al- </w:t>
      </w:r>
      <w:proofErr w:type="spellStart"/>
      <w:r>
        <w:rPr>
          <w:w w:val="105"/>
        </w:rPr>
        <w:t>lant</w:t>
      </w:r>
      <w:proofErr w:type="spellEnd"/>
      <w:r>
        <w:rPr>
          <w:w w:val="105"/>
        </w:rPr>
        <w:t xml:space="preserve"> de -45 à 125°C et dispose d’une protection contre les rayonnements ionisants.</w:t>
      </w:r>
    </w:p>
    <w:p w14:paraId="43738EA1" w14:textId="77777777" w:rsidR="007F7DC4" w:rsidRDefault="007F7DC4">
      <w:pPr>
        <w:pStyle w:val="Corpsdetexte"/>
        <w:spacing w:before="58"/>
      </w:pPr>
    </w:p>
    <w:p w14:paraId="43337E3B" w14:textId="77777777" w:rsidR="007F7DC4" w:rsidRDefault="00000000">
      <w:pPr>
        <w:pStyle w:val="Titre3"/>
        <w:numPr>
          <w:ilvl w:val="2"/>
          <w:numId w:val="14"/>
        </w:numPr>
        <w:tabs>
          <w:tab w:val="left" w:pos="927"/>
        </w:tabs>
      </w:pPr>
      <w:bookmarkStart w:id="111" w:name="_bookmark21"/>
      <w:bookmarkStart w:id="112" w:name="Mémoire"/>
      <w:bookmarkEnd w:id="111"/>
      <w:bookmarkEnd w:id="112"/>
      <w:r>
        <w:rPr>
          <w:spacing w:val="-2"/>
        </w:rPr>
        <w:t>Mémoire</w:t>
      </w:r>
    </w:p>
    <w:p w14:paraId="297E8762" w14:textId="77777777" w:rsidR="007F7DC4" w:rsidRDefault="00000000">
      <w:pPr>
        <w:pStyle w:val="Corpsdetexte"/>
        <w:spacing w:before="167" w:line="252" w:lineRule="auto"/>
        <w:ind w:left="105" w:right="523" w:firstLine="351"/>
        <w:jc w:val="both"/>
      </w:pPr>
      <w:r>
        <w:rPr>
          <w:w w:val="105"/>
        </w:rPr>
        <w:t>Une</w:t>
      </w:r>
      <w:r>
        <w:rPr>
          <w:spacing w:val="-12"/>
          <w:w w:val="105"/>
        </w:rPr>
        <w:t xml:space="preserve"> </w:t>
      </w:r>
      <w:r>
        <w:rPr>
          <w:w w:val="105"/>
        </w:rPr>
        <w:t>mémoire</w:t>
      </w:r>
      <w:r>
        <w:rPr>
          <w:spacing w:val="-12"/>
          <w:w w:val="105"/>
        </w:rPr>
        <w:t xml:space="preserve"> </w:t>
      </w:r>
      <w:r>
        <w:rPr>
          <w:w w:val="105"/>
        </w:rPr>
        <w:t>est</w:t>
      </w:r>
      <w:r>
        <w:rPr>
          <w:spacing w:val="-12"/>
          <w:w w:val="105"/>
        </w:rPr>
        <w:t xml:space="preserve"> </w:t>
      </w:r>
      <w:r>
        <w:rPr>
          <w:w w:val="105"/>
        </w:rPr>
        <w:t>nécessaire</w:t>
      </w:r>
      <w:r>
        <w:rPr>
          <w:spacing w:val="-12"/>
          <w:w w:val="105"/>
        </w:rPr>
        <w:t xml:space="preserve"> </w:t>
      </w:r>
      <w:r>
        <w:rPr>
          <w:w w:val="105"/>
        </w:rPr>
        <w:t>afin</w:t>
      </w:r>
      <w:r>
        <w:rPr>
          <w:spacing w:val="-12"/>
          <w:w w:val="105"/>
        </w:rPr>
        <w:t xml:space="preserve"> </w:t>
      </w:r>
      <w:r>
        <w:rPr>
          <w:w w:val="105"/>
        </w:rPr>
        <w:t>de</w:t>
      </w:r>
      <w:r>
        <w:rPr>
          <w:spacing w:val="-12"/>
          <w:w w:val="105"/>
        </w:rPr>
        <w:t xml:space="preserve"> </w:t>
      </w:r>
      <w:r>
        <w:rPr>
          <w:w w:val="105"/>
        </w:rPr>
        <w:t>stocker</w:t>
      </w:r>
      <w:r>
        <w:rPr>
          <w:spacing w:val="-12"/>
          <w:w w:val="105"/>
        </w:rPr>
        <w:t xml:space="preserve"> </w:t>
      </w:r>
      <w:r>
        <w:rPr>
          <w:w w:val="105"/>
        </w:rPr>
        <w:t>les</w:t>
      </w:r>
      <w:r>
        <w:rPr>
          <w:spacing w:val="-12"/>
          <w:w w:val="105"/>
        </w:rPr>
        <w:t xml:space="preserve"> </w:t>
      </w:r>
      <w:r>
        <w:rPr>
          <w:w w:val="105"/>
        </w:rPr>
        <w:t>données</w:t>
      </w:r>
      <w:r>
        <w:rPr>
          <w:spacing w:val="-12"/>
          <w:w w:val="105"/>
        </w:rPr>
        <w:t xml:space="preserve"> </w:t>
      </w:r>
      <w:r>
        <w:rPr>
          <w:w w:val="105"/>
        </w:rPr>
        <w:t>enregistrées</w:t>
      </w:r>
      <w:r>
        <w:rPr>
          <w:spacing w:val="-12"/>
          <w:w w:val="105"/>
        </w:rPr>
        <w:t xml:space="preserve"> </w:t>
      </w:r>
      <w:r>
        <w:rPr>
          <w:w w:val="105"/>
        </w:rPr>
        <w:t>par</w:t>
      </w:r>
      <w:r>
        <w:rPr>
          <w:spacing w:val="-12"/>
          <w:w w:val="105"/>
        </w:rPr>
        <w:t xml:space="preserve"> </w:t>
      </w:r>
      <w:r>
        <w:rPr>
          <w:w w:val="105"/>
        </w:rPr>
        <w:t>les</w:t>
      </w:r>
      <w:r>
        <w:rPr>
          <w:spacing w:val="-12"/>
          <w:w w:val="105"/>
        </w:rPr>
        <w:t xml:space="preserve"> </w:t>
      </w:r>
      <w:r>
        <w:rPr>
          <w:w w:val="105"/>
        </w:rPr>
        <w:t xml:space="preserve">cap- </w:t>
      </w:r>
      <w:proofErr w:type="spellStart"/>
      <w:r>
        <w:rPr>
          <w:w w:val="105"/>
        </w:rPr>
        <w:t>teurs</w:t>
      </w:r>
      <w:proofErr w:type="spellEnd"/>
      <w:r>
        <w:rPr>
          <w:w w:val="105"/>
        </w:rPr>
        <w:t xml:space="preserve"> et</w:t>
      </w:r>
      <w:r>
        <w:rPr>
          <w:spacing w:val="-1"/>
          <w:w w:val="105"/>
        </w:rPr>
        <w:t xml:space="preserve"> </w:t>
      </w:r>
      <w:r>
        <w:rPr>
          <w:w w:val="105"/>
        </w:rPr>
        <w:t>les anomalies</w:t>
      </w:r>
      <w:r>
        <w:rPr>
          <w:spacing w:val="-1"/>
          <w:w w:val="105"/>
        </w:rPr>
        <w:t xml:space="preserve"> </w:t>
      </w:r>
      <w:r>
        <w:rPr>
          <w:w w:val="105"/>
        </w:rPr>
        <w:t>relevées</w:t>
      </w:r>
      <w:r>
        <w:rPr>
          <w:spacing w:val="-1"/>
          <w:w w:val="105"/>
        </w:rPr>
        <w:t xml:space="preserve"> </w:t>
      </w:r>
      <w:r>
        <w:rPr>
          <w:w w:val="105"/>
        </w:rPr>
        <w:t>au cours du</w:t>
      </w:r>
      <w:r>
        <w:rPr>
          <w:spacing w:val="-1"/>
          <w:w w:val="105"/>
        </w:rPr>
        <w:t xml:space="preserve"> </w:t>
      </w:r>
      <w:r>
        <w:rPr>
          <w:w w:val="105"/>
        </w:rPr>
        <w:t>vol. On</w:t>
      </w:r>
      <w:r>
        <w:rPr>
          <w:spacing w:val="-1"/>
          <w:w w:val="105"/>
        </w:rPr>
        <w:t xml:space="preserve"> </w:t>
      </w:r>
      <w:r>
        <w:rPr>
          <w:w w:val="105"/>
        </w:rPr>
        <w:t>séparera le</w:t>
      </w:r>
      <w:r>
        <w:rPr>
          <w:spacing w:val="-1"/>
          <w:w w:val="105"/>
        </w:rPr>
        <w:t xml:space="preserve"> </w:t>
      </w:r>
      <w:r>
        <w:rPr>
          <w:w w:val="105"/>
        </w:rPr>
        <w:t>volume de</w:t>
      </w:r>
      <w:r>
        <w:rPr>
          <w:spacing w:val="-1"/>
          <w:w w:val="105"/>
        </w:rPr>
        <w:t xml:space="preserve"> </w:t>
      </w:r>
      <w:r>
        <w:rPr>
          <w:w w:val="105"/>
        </w:rPr>
        <w:t>stockage en un volume de 1Go pour stocker les données des capteurs et un volume de 1Ko pour stocker les anomalies.</w:t>
      </w:r>
    </w:p>
    <w:p w14:paraId="761C8E4B" w14:textId="77777777" w:rsidR="007F7DC4" w:rsidRDefault="007F7DC4">
      <w:pPr>
        <w:pStyle w:val="Corpsdetexte"/>
        <w:spacing w:before="9"/>
      </w:pPr>
    </w:p>
    <w:p w14:paraId="408BCF54" w14:textId="77777777" w:rsidR="007F7DC4" w:rsidRDefault="00000000">
      <w:pPr>
        <w:pStyle w:val="Corpsdetexte"/>
        <w:spacing w:line="252" w:lineRule="auto"/>
        <w:ind w:left="105" w:right="523" w:firstLine="351"/>
        <w:jc w:val="both"/>
      </w:pPr>
      <w:r>
        <w:rPr>
          <w:w w:val="105"/>
        </w:rPr>
        <w:t xml:space="preserve">Le choix a été fait d’adopter des mémoires de type </w:t>
      </w:r>
      <w:r>
        <w:rPr>
          <w:rFonts w:ascii="Georgia" w:hAnsi="Georgia"/>
          <w:b/>
          <w:w w:val="105"/>
        </w:rPr>
        <w:t xml:space="preserve">FRAM </w:t>
      </w:r>
      <w:r>
        <w:rPr>
          <w:w w:val="105"/>
        </w:rPr>
        <w:t>car elle offre un bon équilibre entre capacité, durabilité, coût, et faible consommation d’énergie, ainsi qu’une bonne résistance aux radiations.</w:t>
      </w:r>
    </w:p>
    <w:p w14:paraId="4E9D9B90" w14:textId="77777777" w:rsidR="007F7DC4" w:rsidRDefault="007F7DC4">
      <w:pPr>
        <w:pStyle w:val="Corpsdetexte"/>
        <w:spacing w:before="10"/>
      </w:pPr>
    </w:p>
    <w:p w14:paraId="0F65B92F" w14:textId="77777777" w:rsidR="007F7DC4" w:rsidRDefault="00000000">
      <w:pPr>
        <w:pStyle w:val="Corpsdetexte"/>
        <w:spacing w:line="252" w:lineRule="auto"/>
        <w:ind w:left="105" w:right="523" w:firstLine="351"/>
        <w:jc w:val="both"/>
      </w:pPr>
      <w:r>
        <w:rPr>
          <w:w w:val="105"/>
          <w:u w:val="single"/>
        </w:rPr>
        <w:t>Modèles existants</w:t>
      </w:r>
      <w:r>
        <w:rPr>
          <w:w w:val="105"/>
        </w:rPr>
        <w:t xml:space="preserve"> : </w:t>
      </w:r>
      <w:proofErr w:type="spellStart"/>
      <w:r>
        <w:rPr>
          <w:w w:val="105"/>
        </w:rPr>
        <w:t>Microchip</w:t>
      </w:r>
      <w:proofErr w:type="spellEnd"/>
      <w:r>
        <w:rPr>
          <w:w w:val="105"/>
        </w:rPr>
        <w:t xml:space="preserve"> </w:t>
      </w:r>
      <w:proofErr w:type="spellStart"/>
      <w:r>
        <w:rPr>
          <w:w w:val="105"/>
        </w:rPr>
        <w:t>Technology</w:t>
      </w:r>
      <w:proofErr w:type="spellEnd"/>
      <w:r>
        <w:rPr>
          <w:w w:val="105"/>
        </w:rPr>
        <w:t xml:space="preserve"> propose des modules FRAM de la série M24C. Ces modules sont disponibles en capacités allant de 8 Ko à 1 Mo. </w:t>
      </w:r>
      <w:proofErr w:type="spellStart"/>
      <w:r>
        <w:rPr>
          <w:w w:val="105"/>
        </w:rPr>
        <w:t>Cypress</w:t>
      </w:r>
      <w:proofErr w:type="spellEnd"/>
      <w:r>
        <w:rPr>
          <w:w w:val="105"/>
        </w:rPr>
        <w:t xml:space="preserve"> </w:t>
      </w:r>
      <w:proofErr w:type="spellStart"/>
      <w:r>
        <w:rPr>
          <w:w w:val="105"/>
        </w:rPr>
        <w:t>Semiconductor</w:t>
      </w:r>
      <w:proofErr w:type="spellEnd"/>
      <w:r>
        <w:rPr>
          <w:w w:val="105"/>
        </w:rPr>
        <w:t xml:space="preserve"> propose des modules FRAM de la série IS25FR.</w:t>
      </w:r>
    </w:p>
    <w:p w14:paraId="4C7DF9B2" w14:textId="77777777" w:rsidR="007F7DC4" w:rsidRDefault="00000000">
      <w:pPr>
        <w:pStyle w:val="Corpsdetexte"/>
        <w:spacing w:line="273" w:lineRule="exact"/>
        <w:ind w:left="105"/>
        <w:jc w:val="both"/>
      </w:pPr>
      <w:r>
        <w:rPr>
          <w:w w:val="105"/>
        </w:rPr>
        <w:t>Ces</w:t>
      </w:r>
      <w:r>
        <w:rPr>
          <w:spacing w:val="4"/>
          <w:w w:val="105"/>
        </w:rPr>
        <w:t xml:space="preserve"> </w:t>
      </w:r>
      <w:r>
        <w:rPr>
          <w:w w:val="105"/>
        </w:rPr>
        <w:t>modules</w:t>
      </w:r>
      <w:r>
        <w:rPr>
          <w:spacing w:val="4"/>
          <w:w w:val="105"/>
        </w:rPr>
        <w:t xml:space="preserve"> </w:t>
      </w:r>
      <w:r>
        <w:rPr>
          <w:w w:val="105"/>
        </w:rPr>
        <w:t>sont</w:t>
      </w:r>
      <w:r>
        <w:rPr>
          <w:spacing w:val="5"/>
          <w:w w:val="105"/>
        </w:rPr>
        <w:t xml:space="preserve"> </w:t>
      </w:r>
      <w:r>
        <w:rPr>
          <w:w w:val="105"/>
        </w:rPr>
        <w:t>disponibles</w:t>
      </w:r>
      <w:r>
        <w:rPr>
          <w:spacing w:val="5"/>
          <w:w w:val="105"/>
        </w:rPr>
        <w:t xml:space="preserve"> </w:t>
      </w:r>
      <w:r>
        <w:rPr>
          <w:w w:val="105"/>
        </w:rPr>
        <w:t>en</w:t>
      </w:r>
      <w:r>
        <w:rPr>
          <w:spacing w:val="4"/>
          <w:w w:val="105"/>
        </w:rPr>
        <w:t xml:space="preserve"> </w:t>
      </w:r>
      <w:r>
        <w:rPr>
          <w:w w:val="105"/>
        </w:rPr>
        <w:t>capacités</w:t>
      </w:r>
      <w:r>
        <w:rPr>
          <w:spacing w:val="4"/>
          <w:w w:val="105"/>
        </w:rPr>
        <w:t xml:space="preserve"> </w:t>
      </w:r>
      <w:r>
        <w:rPr>
          <w:w w:val="105"/>
        </w:rPr>
        <w:t>allant</w:t>
      </w:r>
      <w:r>
        <w:rPr>
          <w:spacing w:val="6"/>
          <w:w w:val="105"/>
        </w:rPr>
        <w:t xml:space="preserve"> </w:t>
      </w:r>
      <w:r>
        <w:rPr>
          <w:w w:val="105"/>
        </w:rPr>
        <w:t>de</w:t>
      </w:r>
      <w:r>
        <w:rPr>
          <w:spacing w:val="4"/>
          <w:w w:val="105"/>
        </w:rPr>
        <w:t xml:space="preserve"> </w:t>
      </w:r>
      <w:r>
        <w:rPr>
          <w:w w:val="105"/>
        </w:rPr>
        <w:t>8</w:t>
      </w:r>
      <w:r>
        <w:rPr>
          <w:spacing w:val="5"/>
          <w:w w:val="105"/>
        </w:rPr>
        <w:t xml:space="preserve"> </w:t>
      </w:r>
      <w:r>
        <w:rPr>
          <w:w w:val="105"/>
        </w:rPr>
        <w:t>Ko</w:t>
      </w:r>
      <w:r>
        <w:rPr>
          <w:spacing w:val="5"/>
          <w:w w:val="105"/>
        </w:rPr>
        <w:t xml:space="preserve"> </w:t>
      </w:r>
      <w:r>
        <w:rPr>
          <w:w w:val="105"/>
        </w:rPr>
        <w:t>à</w:t>
      </w:r>
      <w:r>
        <w:rPr>
          <w:spacing w:val="6"/>
          <w:w w:val="105"/>
        </w:rPr>
        <w:t xml:space="preserve"> </w:t>
      </w:r>
      <w:r>
        <w:rPr>
          <w:w w:val="105"/>
        </w:rPr>
        <w:t>128</w:t>
      </w:r>
      <w:r>
        <w:rPr>
          <w:spacing w:val="5"/>
          <w:w w:val="105"/>
        </w:rPr>
        <w:t xml:space="preserve"> </w:t>
      </w:r>
      <w:r>
        <w:rPr>
          <w:spacing w:val="-5"/>
          <w:w w:val="105"/>
        </w:rPr>
        <w:t>Mo.</w:t>
      </w:r>
    </w:p>
    <w:p w14:paraId="17E0EF4B" w14:textId="77777777" w:rsidR="007F7DC4" w:rsidRDefault="007F7DC4">
      <w:pPr>
        <w:pStyle w:val="Corpsdetexte"/>
        <w:spacing w:before="75"/>
      </w:pPr>
    </w:p>
    <w:p w14:paraId="2B48CA9E" w14:textId="77777777" w:rsidR="007F7DC4" w:rsidRDefault="00000000">
      <w:pPr>
        <w:pStyle w:val="Titre3"/>
        <w:numPr>
          <w:ilvl w:val="2"/>
          <w:numId w:val="14"/>
        </w:numPr>
        <w:tabs>
          <w:tab w:val="left" w:pos="927"/>
        </w:tabs>
      </w:pPr>
      <w:bookmarkStart w:id="113" w:name="_bookmark22"/>
      <w:bookmarkStart w:id="114" w:name="Batterie"/>
      <w:bookmarkEnd w:id="113"/>
      <w:bookmarkEnd w:id="114"/>
      <w:r>
        <w:rPr>
          <w:spacing w:val="-2"/>
        </w:rPr>
        <w:t>Batterie</w:t>
      </w:r>
    </w:p>
    <w:p w14:paraId="2291D5FC" w14:textId="77777777" w:rsidR="007F7DC4" w:rsidRDefault="00000000">
      <w:pPr>
        <w:pStyle w:val="Corpsdetexte"/>
        <w:spacing w:before="167" w:line="252" w:lineRule="auto"/>
        <w:ind w:left="105" w:right="522" w:firstLine="351"/>
        <w:jc w:val="both"/>
        <w:sectPr w:rsidR="007F7DC4">
          <w:headerReference w:type="default" r:id="rId45"/>
          <w:footerReference w:type="default" r:id="rId46"/>
          <w:pgSz w:w="11906" w:h="16838"/>
          <w:pgMar w:top="1720" w:right="1260" w:bottom="1440" w:left="1680" w:header="1134" w:footer="1255" w:gutter="0"/>
          <w:cols w:space="720"/>
          <w:formProt w:val="0"/>
          <w:docGrid w:linePitch="100" w:charSpace="4096"/>
        </w:sectPr>
      </w:pPr>
      <w:r>
        <w:rPr>
          <w:w w:val="105"/>
        </w:rPr>
        <w:t xml:space="preserve">La batterie en plus des cellules sera contrôlée par un BMS (Battery Manage- ment System). Il nous permettra de garder le contrôle sur cette dernière (pas de surtension...). Ce BMS pourra également être choisit pour transmettre des </w:t>
      </w:r>
      <w:proofErr w:type="spellStart"/>
      <w:r>
        <w:rPr>
          <w:w w:val="105"/>
        </w:rPr>
        <w:t>infor</w:t>
      </w:r>
      <w:proofErr w:type="spellEnd"/>
      <w:r>
        <w:rPr>
          <w:w w:val="105"/>
        </w:rPr>
        <w:t>- mations</w:t>
      </w:r>
      <w:r>
        <w:rPr>
          <w:spacing w:val="-3"/>
          <w:w w:val="105"/>
        </w:rPr>
        <w:t xml:space="preserve"> </w:t>
      </w:r>
      <w:r>
        <w:rPr>
          <w:w w:val="105"/>
        </w:rPr>
        <w:t>sur</w:t>
      </w:r>
      <w:r>
        <w:rPr>
          <w:spacing w:val="-5"/>
          <w:w w:val="105"/>
        </w:rPr>
        <w:t xml:space="preserve"> </w:t>
      </w:r>
      <w:r>
        <w:rPr>
          <w:w w:val="105"/>
        </w:rPr>
        <w:t>l’état</w:t>
      </w:r>
      <w:r>
        <w:rPr>
          <w:spacing w:val="-5"/>
          <w:w w:val="105"/>
        </w:rPr>
        <w:t xml:space="preserve"> </w:t>
      </w:r>
      <w:r>
        <w:rPr>
          <w:w w:val="105"/>
        </w:rPr>
        <w:t>de</w:t>
      </w:r>
      <w:r>
        <w:rPr>
          <w:spacing w:val="-3"/>
          <w:w w:val="105"/>
        </w:rPr>
        <w:t xml:space="preserve"> </w:t>
      </w:r>
      <w:r>
        <w:rPr>
          <w:w w:val="105"/>
        </w:rPr>
        <w:t>la</w:t>
      </w:r>
      <w:r>
        <w:rPr>
          <w:spacing w:val="-4"/>
          <w:w w:val="105"/>
        </w:rPr>
        <w:t xml:space="preserve"> </w:t>
      </w:r>
      <w:r>
        <w:rPr>
          <w:w w:val="105"/>
        </w:rPr>
        <w:t>batterie</w:t>
      </w:r>
      <w:r>
        <w:rPr>
          <w:spacing w:val="-3"/>
          <w:w w:val="105"/>
        </w:rPr>
        <w:t xml:space="preserve"> </w:t>
      </w:r>
      <w:r>
        <w:rPr>
          <w:w w:val="105"/>
        </w:rPr>
        <w:t>au</w:t>
      </w:r>
      <w:r>
        <w:rPr>
          <w:spacing w:val="-5"/>
          <w:w w:val="105"/>
        </w:rPr>
        <w:t xml:space="preserve"> </w:t>
      </w:r>
      <w:r>
        <w:rPr>
          <w:w w:val="105"/>
        </w:rPr>
        <w:t>système</w:t>
      </w:r>
      <w:r>
        <w:rPr>
          <w:spacing w:val="-3"/>
          <w:w w:val="105"/>
        </w:rPr>
        <w:t xml:space="preserve"> </w:t>
      </w:r>
      <w:r>
        <w:rPr>
          <w:w w:val="105"/>
        </w:rPr>
        <w:t>comme</w:t>
      </w:r>
      <w:r>
        <w:rPr>
          <w:spacing w:val="-4"/>
          <w:w w:val="105"/>
        </w:rPr>
        <w:t xml:space="preserve"> </w:t>
      </w:r>
      <w:r>
        <w:rPr>
          <w:w w:val="105"/>
        </w:rPr>
        <w:t>l’état</w:t>
      </w:r>
      <w:r>
        <w:rPr>
          <w:spacing w:val="-5"/>
          <w:w w:val="105"/>
        </w:rPr>
        <w:t xml:space="preserve"> </w:t>
      </w:r>
      <w:r>
        <w:rPr>
          <w:w w:val="105"/>
        </w:rPr>
        <w:t>de</w:t>
      </w:r>
      <w:r>
        <w:rPr>
          <w:spacing w:val="-3"/>
          <w:w w:val="105"/>
        </w:rPr>
        <w:t xml:space="preserve"> </w:t>
      </w:r>
      <w:r>
        <w:rPr>
          <w:w w:val="105"/>
        </w:rPr>
        <w:t>charge,</w:t>
      </w:r>
      <w:r>
        <w:rPr>
          <w:spacing w:val="-5"/>
          <w:w w:val="105"/>
        </w:rPr>
        <w:t xml:space="preserve"> </w:t>
      </w:r>
      <w:r>
        <w:rPr>
          <w:w w:val="105"/>
        </w:rPr>
        <w:t>la</w:t>
      </w:r>
      <w:r>
        <w:rPr>
          <w:spacing w:val="-3"/>
          <w:w w:val="105"/>
        </w:rPr>
        <w:t xml:space="preserve"> </w:t>
      </w:r>
      <w:r>
        <w:rPr>
          <w:w w:val="105"/>
        </w:rPr>
        <w:t>température, l’équilibre entre les cellules.</w:t>
      </w:r>
    </w:p>
    <w:p w14:paraId="473416DA" w14:textId="77777777" w:rsidR="007F7DC4" w:rsidRDefault="007F7DC4">
      <w:pPr>
        <w:pStyle w:val="Corpsdetexte"/>
        <w:spacing w:before="76"/>
      </w:pPr>
      <w:bookmarkStart w:id="115" w:name="_bookmark23"/>
      <w:bookmarkStart w:id="116" w:name="Module_de_communication"/>
      <w:bookmarkEnd w:id="115"/>
      <w:bookmarkEnd w:id="116"/>
    </w:p>
    <w:p w14:paraId="345D8F53" w14:textId="77777777" w:rsidR="007F7DC4" w:rsidRDefault="00000000">
      <w:pPr>
        <w:pStyle w:val="Titre3"/>
        <w:numPr>
          <w:ilvl w:val="2"/>
          <w:numId w:val="14"/>
        </w:numPr>
        <w:tabs>
          <w:tab w:val="left" w:pos="927"/>
        </w:tabs>
      </w:pPr>
      <w:bookmarkStart w:id="117" w:name="_bookmark24"/>
      <w:bookmarkStart w:id="118" w:name="Capteur_GPS_-_NEO-M8"/>
      <w:bookmarkEnd w:id="117"/>
      <w:bookmarkEnd w:id="118"/>
      <w:r>
        <w:t>Capteur</w:t>
      </w:r>
      <w:r>
        <w:rPr>
          <w:spacing w:val="19"/>
        </w:rPr>
        <w:t xml:space="preserve"> </w:t>
      </w:r>
      <w:r>
        <w:t>GPS</w:t>
      </w:r>
      <w:r>
        <w:rPr>
          <w:spacing w:val="20"/>
        </w:rPr>
        <w:t xml:space="preserve"> </w:t>
      </w:r>
      <w:r>
        <w:t>-</w:t>
      </w:r>
      <w:r>
        <w:rPr>
          <w:spacing w:val="20"/>
        </w:rPr>
        <w:t xml:space="preserve"> </w:t>
      </w:r>
      <w:r>
        <w:t>NEO-</w:t>
      </w:r>
      <w:r>
        <w:rPr>
          <w:spacing w:val="-5"/>
        </w:rPr>
        <w:t>M8</w:t>
      </w:r>
    </w:p>
    <w:p w14:paraId="04502CBC" w14:textId="77777777" w:rsidR="007F7DC4" w:rsidRDefault="00000000">
      <w:pPr>
        <w:pStyle w:val="Corpsdetexte"/>
        <w:spacing w:before="166" w:line="252" w:lineRule="auto"/>
        <w:ind w:left="105" w:right="523" w:firstLine="351"/>
        <w:jc w:val="both"/>
      </w:pPr>
      <w:r>
        <w:rPr>
          <w:w w:val="105"/>
        </w:rPr>
        <w:t xml:space="preserve">Le choix d’utiliser un capteur GPS a été motivé par sa capacité à fournir la position précise de la nacelle de servitude opérationnelle, permettant ainsi de dé- </w:t>
      </w:r>
      <w:proofErr w:type="spellStart"/>
      <w:r>
        <w:rPr>
          <w:w w:val="105"/>
        </w:rPr>
        <w:t>tecter</w:t>
      </w:r>
      <w:proofErr w:type="spellEnd"/>
      <w:r>
        <w:rPr>
          <w:w w:val="105"/>
        </w:rPr>
        <w:t xml:space="preserve"> l’arrivée au sol du ballon.</w:t>
      </w:r>
    </w:p>
    <w:p w14:paraId="12D0EA03" w14:textId="77777777" w:rsidR="007F7DC4" w:rsidRDefault="007F7DC4">
      <w:pPr>
        <w:pStyle w:val="Corpsdetexte"/>
        <w:spacing w:before="11"/>
      </w:pPr>
    </w:p>
    <w:p w14:paraId="73AE3407" w14:textId="77777777" w:rsidR="007F7DC4" w:rsidRDefault="00000000">
      <w:pPr>
        <w:pStyle w:val="Corpsdetexte"/>
        <w:ind w:left="105" w:right="522" w:firstLine="351"/>
        <w:jc w:val="both"/>
      </w:pPr>
      <w:r>
        <w:rPr>
          <w:w w:val="105"/>
        </w:rPr>
        <w:t>Les</w:t>
      </w:r>
      <w:r>
        <w:rPr>
          <w:spacing w:val="-8"/>
          <w:w w:val="105"/>
        </w:rPr>
        <w:t xml:space="preserve"> </w:t>
      </w:r>
      <w:r>
        <w:rPr>
          <w:w w:val="105"/>
        </w:rPr>
        <w:t>données</w:t>
      </w:r>
      <w:r>
        <w:rPr>
          <w:spacing w:val="-8"/>
          <w:w w:val="105"/>
        </w:rPr>
        <w:t xml:space="preserve"> </w:t>
      </w:r>
      <w:r>
        <w:rPr>
          <w:w w:val="105"/>
        </w:rPr>
        <w:t>générées</w:t>
      </w:r>
      <w:r>
        <w:rPr>
          <w:spacing w:val="-8"/>
          <w:w w:val="105"/>
        </w:rPr>
        <w:t xml:space="preserve"> </w:t>
      </w:r>
      <w:r>
        <w:rPr>
          <w:w w:val="105"/>
        </w:rPr>
        <w:t>par</w:t>
      </w:r>
      <w:r>
        <w:rPr>
          <w:spacing w:val="-8"/>
          <w:w w:val="105"/>
        </w:rPr>
        <w:t xml:space="preserve"> </w:t>
      </w:r>
      <w:r>
        <w:rPr>
          <w:w w:val="105"/>
        </w:rPr>
        <w:t>le</w:t>
      </w:r>
      <w:r>
        <w:rPr>
          <w:spacing w:val="-8"/>
          <w:w w:val="105"/>
        </w:rPr>
        <w:t xml:space="preserve"> </w:t>
      </w:r>
      <w:r>
        <w:rPr>
          <w:w w:val="105"/>
        </w:rPr>
        <w:t>capteur</w:t>
      </w:r>
      <w:r>
        <w:rPr>
          <w:spacing w:val="-8"/>
          <w:w w:val="105"/>
        </w:rPr>
        <w:t xml:space="preserve"> </w:t>
      </w:r>
      <w:r>
        <w:rPr>
          <w:w w:val="105"/>
        </w:rPr>
        <w:t>GPS</w:t>
      </w:r>
      <w:r>
        <w:rPr>
          <w:spacing w:val="-8"/>
          <w:w w:val="105"/>
        </w:rPr>
        <w:t xml:space="preserve"> </w:t>
      </w:r>
      <w:r>
        <w:rPr>
          <w:w w:val="105"/>
        </w:rPr>
        <w:t>sont</w:t>
      </w:r>
      <w:r>
        <w:rPr>
          <w:spacing w:val="-8"/>
          <w:w w:val="105"/>
        </w:rPr>
        <w:t xml:space="preserve"> </w:t>
      </w:r>
      <w:r>
        <w:rPr>
          <w:w w:val="105"/>
        </w:rPr>
        <w:t>collectées</w:t>
      </w:r>
      <w:r>
        <w:rPr>
          <w:spacing w:val="-8"/>
          <w:w w:val="105"/>
        </w:rPr>
        <w:t xml:space="preserve"> </w:t>
      </w:r>
      <w:r>
        <w:rPr>
          <w:w w:val="105"/>
        </w:rPr>
        <w:t>par</w:t>
      </w:r>
      <w:r>
        <w:rPr>
          <w:spacing w:val="-8"/>
          <w:w w:val="105"/>
        </w:rPr>
        <w:t xml:space="preserve"> </w:t>
      </w:r>
      <w:r>
        <w:rPr>
          <w:w w:val="105"/>
        </w:rPr>
        <w:t>l’un</w:t>
      </w:r>
      <w:r>
        <w:rPr>
          <w:spacing w:val="-8"/>
          <w:w w:val="105"/>
        </w:rPr>
        <w:t xml:space="preserve"> </w:t>
      </w:r>
      <w:r>
        <w:rPr>
          <w:w w:val="105"/>
        </w:rPr>
        <w:t>des</w:t>
      </w:r>
      <w:r>
        <w:rPr>
          <w:spacing w:val="-8"/>
          <w:w w:val="105"/>
        </w:rPr>
        <w:t xml:space="preserve"> </w:t>
      </w:r>
      <w:proofErr w:type="spellStart"/>
      <w:r>
        <w:rPr>
          <w:w w:val="105"/>
        </w:rPr>
        <w:t>microcon</w:t>
      </w:r>
      <w:proofErr w:type="spellEnd"/>
      <w:r>
        <w:rPr>
          <w:w w:val="105"/>
        </w:rPr>
        <w:t xml:space="preserve">- </w:t>
      </w:r>
      <w:proofErr w:type="spellStart"/>
      <w:r>
        <w:rPr>
          <w:w w:val="105"/>
        </w:rPr>
        <w:t>trôleurs</w:t>
      </w:r>
      <w:proofErr w:type="spellEnd"/>
      <w:r>
        <w:rPr>
          <w:w w:val="105"/>
        </w:rPr>
        <w:t xml:space="preserve">. Une fois que le ballon atteint le sol, le signal GPS indiquera une position verticale constante ou présentant une faible variation, ce qui contraste fortement avec la vitesse de descente du ballon, qui se situe entre 5 et </w:t>
      </w:r>
      <w:r>
        <w:rPr>
          <w:rFonts w:ascii="Palatino Linotype" w:hAnsi="Palatino Linotype"/>
          <w:w w:val="105"/>
        </w:rPr>
        <w:t>7</w:t>
      </w:r>
      <w:proofErr w:type="gramStart"/>
      <w:r>
        <w:rPr>
          <w:rFonts w:ascii="Calibri" w:hAnsi="Calibri"/>
          <w:i/>
          <w:w w:val="105"/>
        </w:rPr>
        <w:t>m.s</w:t>
      </w:r>
      <w:proofErr w:type="gramEnd"/>
      <w:r>
        <w:rPr>
          <w:rFonts w:ascii="Arial" w:hAnsi="Arial"/>
          <w:i/>
          <w:w w:val="105"/>
          <w:vertAlign w:val="superscript"/>
        </w:rPr>
        <w:t>−</w:t>
      </w:r>
      <w:r>
        <w:rPr>
          <w:rFonts w:ascii="Trebuchet MS" w:hAnsi="Trebuchet MS"/>
          <w:w w:val="105"/>
          <w:vertAlign w:val="superscript"/>
        </w:rPr>
        <w:t>1</w:t>
      </w:r>
      <w:r>
        <w:rPr>
          <w:w w:val="105"/>
        </w:rPr>
        <w:t xml:space="preserve">. Pendant l’at- </w:t>
      </w:r>
      <w:proofErr w:type="spellStart"/>
      <w:r>
        <w:rPr>
          <w:w w:val="105"/>
        </w:rPr>
        <w:t>terrissage</w:t>
      </w:r>
      <w:proofErr w:type="spellEnd"/>
      <w:r>
        <w:rPr>
          <w:w w:val="105"/>
        </w:rPr>
        <w:t xml:space="preserve"> de la charge utile, le parachute et la nacelle de servitude opérationnelle sont encore en vol. Étant donné que le capteur GPS est positionné sur la nacelle</w:t>
      </w:r>
      <w:r>
        <w:rPr>
          <w:spacing w:val="80"/>
          <w:w w:val="105"/>
        </w:rPr>
        <w:t xml:space="preserve"> </w:t>
      </w:r>
      <w:r>
        <w:rPr>
          <w:w w:val="105"/>
        </w:rPr>
        <w:t>de servitude opérationnelle, la nacelle charge utile devrait toucher le sol avant la nacelle de servitude opérationnelle.</w:t>
      </w:r>
    </w:p>
    <w:p w14:paraId="7D0EE08F" w14:textId="77777777" w:rsidR="007F7DC4" w:rsidRDefault="00000000">
      <w:pPr>
        <w:pStyle w:val="Corpsdetexte"/>
        <w:spacing w:before="10" w:line="252" w:lineRule="auto"/>
        <w:ind w:left="105" w:right="523"/>
        <w:jc w:val="both"/>
        <w:sectPr w:rsidR="007F7DC4">
          <w:headerReference w:type="default" r:id="rId47"/>
          <w:footerReference w:type="default" r:id="rId48"/>
          <w:pgSz w:w="11906" w:h="16838"/>
          <w:pgMar w:top="1720" w:right="1260" w:bottom="1440" w:left="1680" w:header="1134" w:footer="1255" w:gutter="0"/>
          <w:cols w:space="720"/>
          <w:formProt w:val="0"/>
          <w:docGrid w:linePitch="100" w:charSpace="4096"/>
        </w:sectPr>
      </w:pPr>
      <w:r>
        <w:rPr>
          <w:w w:val="105"/>
        </w:rPr>
        <w:t xml:space="preserve">Nous avons fait le choix d’attendre </w:t>
      </w:r>
      <w:ins w:id="119" w:author="Unknown Author" w:date="2025-01-28T13:24:00Z">
        <w:r>
          <w:rPr>
            <w:w w:val="105"/>
          </w:rPr>
          <w:t>6</w:t>
        </w:r>
      </w:ins>
      <w:del w:id="120" w:author="Unknown Author" w:date="2025-01-28T13:24:00Z">
        <w:r>
          <w:rPr>
            <w:w w:val="105"/>
          </w:rPr>
          <w:delText>1</w:delText>
        </w:r>
      </w:del>
      <w:r>
        <w:rPr>
          <w:w w:val="105"/>
        </w:rPr>
        <w:t xml:space="preserve">0 secondes </w:t>
      </w:r>
      <w:commentRangeStart w:id="121"/>
      <w:commentRangeEnd w:id="121"/>
      <w:del w:id="122" w:author="Unknown Author" w:date="2025-01-28T13:24:00Z">
        <w:r>
          <w:commentReference w:id="121"/>
        </w:r>
      </w:del>
      <w:r>
        <w:rPr>
          <w:w w:val="105"/>
        </w:rPr>
        <w:t xml:space="preserve">lorsque le capteur GPS nous </w:t>
      </w:r>
      <w:proofErr w:type="spellStart"/>
      <w:r>
        <w:rPr>
          <w:w w:val="105"/>
        </w:rPr>
        <w:t>ren</w:t>
      </w:r>
      <w:proofErr w:type="spellEnd"/>
      <w:r>
        <w:rPr>
          <w:w w:val="105"/>
        </w:rPr>
        <w:t>- voie l’information d’"arrivée au sol" afin de s’assurer de la stabilité du système. Une</w:t>
      </w:r>
      <w:r>
        <w:rPr>
          <w:spacing w:val="-10"/>
          <w:w w:val="105"/>
        </w:rPr>
        <w:t xml:space="preserve"> </w:t>
      </w:r>
      <w:r>
        <w:rPr>
          <w:w w:val="105"/>
        </w:rPr>
        <w:t>fois</w:t>
      </w:r>
      <w:r>
        <w:rPr>
          <w:spacing w:val="-10"/>
          <w:w w:val="105"/>
        </w:rPr>
        <w:t xml:space="preserve"> </w:t>
      </w:r>
      <w:r>
        <w:rPr>
          <w:w w:val="105"/>
        </w:rPr>
        <w:t>cette</w:t>
      </w:r>
      <w:r>
        <w:rPr>
          <w:spacing w:val="-10"/>
          <w:w w:val="105"/>
        </w:rPr>
        <w:t xml:space="preserve"> </w:t>
      </w:r>
      <w:r>
        <w:rPr>
          <w:w w:val="105"/>
        </w:rPr>
        <w:t>condition</w:t>
      </w:r>
      <w:r>
        <w:rPr>
          <w:spacing w:val="-10"/>
          <w:w w:val="105"/>
        </w:rPr>
        <w:t xml:space="preserve"> </w:t>
      </w:r>
      <w:r>
        <w:rPr>
          <w:w w:val="105"/>
        </w:rPr>
        <w:t>remplie,</w:t>
      </w:r>
      <w:r>
        <w:rPr>
          <w:spacing w:val="-10"/>
          <w:w w:val="105"/>
        </w:rPr>
        <w:t xml:space="preserve"> </w:t>
      </w:r>
      <w:r>
        <w:rPr>
          <w:w w:val="105"/>
        </w:rPr>
        <w:t>le</w:t>
      </w:r>
      <w:r>
        <w:rPr>
          <w:spacing w:val="-10"/>
          <w:w w:val="105"/>
        </w:rPr>
        <w:t xml:space="preserve"> </w:t>
      </w:r>
      <w:r>
        <w:rPr>
          <w:w w:val="105"/>
        </w:rPr>
        <w:t>premier</w:t>
      </w:r>
      <w:r>
        <w:rPr>
          <w:spacing w:val="-10"/>
          <w:w w:val="105"/>
        </w:rPr>
        <w:t xml:space="preserve"> </w:t>
      </w:r>
      <w:r>
        <w:rPr>
          <w:w w:val="105"/>
        </w:rPr>
        <w:t>microcontrôleur</w:t>
      </w:r>
      <w:r>
        <w:rPr>
          <w:spacing w:val="-10"/>
          <w:w w:val="105"/>
        </w:rPr>
        <w:t xml:space="preserve"> </w:t>
      </w:r>
      <w:r>
        <w:rPr>
          <w:w w:val="105"/>
        </w:rPr>
        <w:t>procède</w:t>
      </w:r>
      <w:r>
        <w:rPr>
          <w:spacing w:val="-10"/>
          <w:w w:val="105"/>
        </w:rPr>
        <w:t xml:space="preserve"> </w:t>
      </w:r>
      <w:r>
        <w:rPr>
          <w:w w:val="105"/>
        </w:rPr>
        <w:t>à</w:t>
      </w:r>
      <w:r>
        <w:rPr>
          <w:spacing w:val="-10"/>
          <w:w w:val="105"/>
        </w:rPr>
        <w:t xml:space="preserve"> </w:t>
      </w:r>
      <w:r>
        <w:rPr>
          <w:w w:val="105"/>
        </w:rPr>
        <w:t>la</w:t>
      </w:r>
      <w:r>
        <w:rPr>
          <w:spacing w:val="-10"/>
          <w:w w:val="105"/>
        </w:rPr>
        <w:t xml:space="preserve"> </w:t>
      </w:r>
      <w:r>
        <w:rPr>
          <w:w w:val="105"/>
        </w:rPr>
        <w:t>fermeture du premier interrupteur, permettant ainsi l’armement de la cisaille pyrotechnique.</w:t>
      </w:r>
    </w:p>
    <w:p w14:paraId="3EC9BD11" w14:textId="77777777" w:rsidR="007F7DC4" w:rsidRDefault="007F7DC4">
      <w:pPr>
        <w:pStyle w:val="Corpsdetexte"/>
        <w:spacing w:before="5" w:after="1"/>
        <w:rPr>
          <w:sz w:val="14"/>
        </w:rPr>
      </w:pPr>
    </w:p>
    <w:tbl>
      <w:tblPr>
        <w:tblStyle w:val="TableNormal"/>
        <w:tblW w:w="6716" w:type="dxa"/>
        <w:tblInd w:w="921" w:type="dxa"/>
        <w:tblCellMar>
          <w:left w:w="108" w:type="dxa"/>
          <w:right w:w="108" w:type="dxa"/>
        </w:tblCellMar>
        <w:tblLook w:val="01E0" w:firstRow="1" w:lastRow="1" w:firstColumn="1" w:lastColumn="1" w:noHBand="0" w:noVBand="0"/>
      </w:tblPr>
      <w:tblGrid>
        <w:gridCol w:w="3593"/>
        <w:gridCol w:w="3123"/>
      </w:tblGrid>
      <w:tr w:rsidR="007F7DC4" w14:paraId="75A0B605" w14:textId="77777777">
        <w:trPr>
          <w:trHeight w:val="286"/>
        </w:trPr>
        <w:tc>
          <w:tcPr>
            <w:tcW w:w="3592" w:type="dxa"/>
            <w:tcBorders>
              <w:top w:val="single" w:sz="4" w:space="0" w:color="000000"/>
              <w:left w:val="single" w:sz="4" w:space="0" w:color="000000"/>
              <w:bottom w:val="single" w:sz="4" w:space="0" w:color="000000"/>
              <w:right w:val="single" w:sz="4" w:space="0" w:color="000000"/>
            </w:tcBorders>
          </w:tcPr>
          <w:p w14:paraId="5C671D66" w14:textId="77777777" w:rsidR="007F7DC4" w:rsidRDefault="00000000">
            <w:pPr>
              <w:pStyle w:val="TableParagraph"/>
              <w:spacing w:line="254" w:lineRule="exact"/>
              <w:ind w:right="1"/>
            </w:pPr>
            <w:r>
              <w:rPr>
                <w:rFonts w:ascii="Georgia" w:hAnsi="Georgia"/>
                <w:b/>
                <w:spacing w:val="-2"/>
                <w:sz w:val="24"/>
              </w:rPr>
              <w:t>Avantages</w:t>
            </w:r>
          </w:p>
        </w:tc>
        <w:tc>
          <w:tcPr>
            <w:tcW w:w="3123" w:type="dxa"/>
            <w:tcBorders>
              <w:top w:val="single" w:sz="4" w:space="0" w:color="000000"/>
              <w:left w:val="single" w:sz="4" w:space="0" w:color="000000"/>
              <w:bottom w:val="single" w:sz="4" w:space="0" w:color="000000"/>
              <w:right w:val="single" w:sz="4" w:space="0" w:color="000000"/>
            </w:tcBorders>
          </w:tcPr>
          <w:p w14:paraId="7ADFC54B" w14:textId="77777777" w:rsidR="007F7DC4" w:rsidRDefault="00000000">
            <w:pPr>
              <w:pStyle w:val="TableParagraph"/>
              <w:spacing w:line="254" w:lineRule="exact"/>
              <w:ind w:left="759"/>
              <w:jc w:val="left"/>
            </w:pPr>
            <w:r>
              <w:rPr>
                <w:rFonts w:ascii="Georgia" w:hAnsi="Georgia"/>
                <w:b/>
                <w:spacing w:val="-2"/>
                <w:sz w:val="24"/>
              </w:rPr>
              <w:t>Inconvénients</w:t>
            </w:r>
          </w:p>
        </w:tc>
      </w:tr>
      <w:tr w:rsidR="007F7DC4" w14:paraId="37B57D8B" w14:textId="77777777">
        <w:trPr>
          <w:trHeight w:val="575"/>
        </w:trPr>
        <w:tc>
          <w:tcPr>
            <w:tcW w:w="3592" w:type="dxa"/>
            <w:tcBorders>
              <w:top w:val="single" w:sz="4" w:space="0" w:color="000000"/>
              <w:left w:val="single" w:sz="4" w:space="0" w:color="000000"/>
              <w:bottom w:val="single" w:sz="4" w:space="0" w:color="000000"/>
              <w:right w:val="single" w:sz="4" w:space="0" w:color="000000"/>
            </w:tcBorders>
          </w:tcPr>
          <w:p w14:paraId="3173CDB0" w14:textId="77777777" w:rsidR="007F7DC4" w:rsidRDefault="00000000">
            <w:pPr>
              <w:pStyle w:val="TableParagraph"/>
            </w:pPr>
            <w:r>
              <w:rPr>
                <w:w w:val="105"/>
                <w:sz w:val="24"/>
              </w:rPr>
              <w:t>Mesure</w:t>
            </w:r>
            <w:r>
              <w:rPr>
                <w:spacing w:val="4"/>
                <w:w w:val="105"/>
                <w:sz w:val="24"/>
              </w:rPr>
              <w:t xml:space="preserve"> </w:t>
            </w:r>
            <w:r>
              <w:rPr>
                <w:w w:val="105"/>
                <w:sz w:val="24"/>
              </w:rPr>
              <w:t>numérique</w:t>
            </w:r>
            <w:r>
              <w:rPr>
                <w:spacing w:val="5"/>
                <w:w w:val="105"/>
                <w:sz w:val="24"/>
              </w:rPr>
              <w:t xml:space="preserve"> </w:t>
            </w:r>
            <w:r>
              <w:rPr>
                <w:w w:val="105"/>
                <w:sz w:val="24"/>
              </w:rPr>
              <w:t>de</w:t>
            </w:r>
            <w:r>
              <w:rPr>
                <w:spacing w:val="5"/>
                <w:w w:val="105"/>
                <w:sz w:val="24"/>
              </w:rPr>
              <w:t xml:space="preserve"> </w:t>
            </w:r>
            <w:r>
              <w:rPr>
                <w:w w:val="105"/>
                <w:sz w:val="24"/>
              </w:rPr>
              <w:t>la</w:t>
            </w:r>
            <w:r>
              <w:rPr>
                <w:spacing w:val="5"/>
                <w:w w:val="105"/>
                <w:sz w:val="24"/>
              </w:rPr>
              <w:t xml:space="preserve"> </w:t>
            </w:r>
            <w:r>
              <w:rPr>
                <w:spacing w:val="-2"/>
                <w:w w:val="105"/>
                <w:sz w:val="24"/>
              </w:rPr>
              <w:t>position</w:t>
            </w:r>
          </w:p>
          <w:p w14:paraId="42A693C2" w14:textId="77777777" w:rsidR="007F7DC4" w:rsidRDefault="00000000">
            <w:pPr>
              <w:pStyle w:val="TableParagraph"/>
              <w:spacing w:before="13" w:line="240" w:lineRule="auto"/>
              <w:ind w:right="1"/>
            </w:pPr>
            <w:r>
              <w:rPr>
                <w:spacing w:val="-2"/>
                <w:w w:val="105"/>
                <w:sz w:val="24"/>
              </w:rPr>
              <w:t>Précision</w:t>
            </w:r>
          </w:p>
        </w:tc>
        <w:tc>
          <w:tcPr>
            <w:tcW w:w="3123" w:type="dxa"/>
            <w:tcBorders>
              <w:top w:val="single" w:sz="4" w:space="0" w:color="000000"/>
              <w:left w:val="single" w:sz="4" w:space="0" w:color="000000"/>
              <w:bottom w:val="single" w:sz="4" w:space="0" w:color="000000"/>
              <w:right w:val="single" w:sz="4" w:space="0" w:color="000000"/>
            </w:tcBorders>
          </w:tcPr>
          <w:p w14:paraId="0B7F4382" w14:textId="77777777" w:rsidR="007F7DC4" w:rsidRDefault="00000000">
            <w:pPr>
              <w:pStyle w:val="TableParagraph"/>
              <w:ind w:left="6"/>
            </w:pPr>
            <w:r>
              <w:rPr>
                <w:w w:val="105"/>
                <w:sz w:val="24"/>
              </w:rPr>
              <w:t>Dépendance</w:t>
            </w:r>
            <w:r>
              <w:rPr>
                <w:spacing w:val="2"/>
                <w:w w:val="105"/>
                <w:sz w:val="24"/>
              </w:rPr>
              <w:t xml:space="preserve"> </w:t>
            </w:r>
            <w:r>
              <w:rPr>
                <w:w w:val="105"/>
                <w:sz w:val="24"/>
              </w:rPr>
              <w:t>au</w:t>
            </w:r>
            <w:r>
              <w:rPr>
                <w:spacing w:val="1"/>
                <w:w w:val="105"/>
                <w:sz w:val="24"/>
              </w:rPr>
              <w:t xml:space="preserve"> </w:t>
            </w:r>
            <w:r>
              <w:rPr>
                <w:w w:val="105"/>
                <w:sz w:val="24"/>
              </w:rPr>
              <w:t>service</w:t>
            </w:r>
            <w:r>
              <w:rPr>
                <w:spacing w:val="2"/>
                <w:w w:val="105"/>
                <w:sz w:val="24"/>
              </w:rPr>
              <w:t xml:space="preserve"> </w:t>
            </w:r>
            <w:r>
              <w:rPr>
                <w:spacing w:val="-5"/>
                <w:w w:val="105"/>
                <w:sz w:val="24"/>
              </w:rPr>
              <w:t>GPS</w:t>
            </w:r>
          </w:p>
          <w:p w14:paraId="2C4D9763" w14:textId="77777777" w:rsidR="007F7DC4" w:rsidRDefault="00000000">
            <w:pPr>
              <w:pStyle w:val="TableParagraph"/>
              <w:spacing w:before="13" w:line="240" w:lineRule="auto"/>
              <w:ind w:left="6"/>
            </w:pPr>
            <w:r>
              <w:rPr>
                <w:w w:val="105"/>
                <w:sz w:val="24"/>
              </w:rPr>
              <w:t>Brouillage</w:t>
            </w:r>
            <w:r>
              <w:rPr>
                <w:spacing w:val="1"/>
                <w:w w:val="105"/>
                <w:sz w:val="24"/>
              </w:rPr>
              <w:t xml:space="preserve"> </w:t>
            </w:r>
            <w:r>
              <w:rPr>
                <w:w w:val="105"/>
                <w:sz w:val="24"/>
              </w:rPr>
              <w:t>du</w:t>
            </w:r>
            <w:r>
              <w:rPr>
                <w:spacing w:val="3"/>
                <w:w w:val="105"/>
                <w:sz w:val="24"/>
              </w:rPr>
              <w:t xml:space="preserve"> </w:t>
            </w:r>
            <w:r>
              <w:rPr>
                <w:spacing w:val="-2"/>
                <w:w w:val="105"/>
                <w:sz w:val="24"/>
              </w:rPr>
              <w:t>signal</w:t>
            </w:r>
          </w:p>
        </w:tc>
      </w:tr>
    </w:tbl>
    <w:p w14:paraId="489E0966" w14:textId="77777777" w:rsidR="007F7DC4" w:rsidRDefault="00000000">
      <w:pPr>
        <w:pStyle w:val="Corpsdetexte"/>
        <w:spacing w:before="173"/>
        <w:ind w:right="419"/>
        <w:jc w:val="center"/>
      </w:pPr>
      <w:r>
        <w:rPr>
          <w:rFonts w:ascii="Cambria" w:hAnsi="Cambria"/>
          <w:w w:val="105"/>
        </w:rPr>
        <w:t>T</w:t>
      </w:r>
      <w:r>
        <w:rPr>
          <w:rFonts w:ascii="Cambria" w:hAnsi="Cambria"/>
          <w:smallCaps/>
          <w:w w:val="105"/>
        </w:rPr>
        <w:t>able</w:t>
      </w:r>
      <w:r>
        <w:rPr>
          <w:rFonts w:ascii="Cambria" w:hAnsi="Cambria"/>
          <w:spacing w:val="29"/>
          <w:w w:val="105"/>
        </w:rPr>
        <w:t xml:space="preserve"> </w:t>
      </w:r>
      <w:r>
        <w:rPr>
          <w:rFonts w:ascii="Cambria" w:hAnsi="Cambria"/>
          <w:w w:val="105"/>
        </w:rPr>
        <w:t>1</w:t>
      </w:r>
      <w:r>
        <w:rPr>
          <w:rFonts w:ascii="Cambria" w:hAnsi="Cambria"/>
          <w:spacing w:val="22"/>
          <w:w w:val="105"/>
        </w:rPr>
        <w:t xml:space="preserve"> </w:t>
      </w:r>
      <w:r>
        <w:rPr>
          <w:w w:val="105"/>
        </w:rPr>
        <w:t>–</w:t>
      </w:r>
      <w:r>
        <w:rPr>
          <w:spacing w:val="15"/>
          <w:w w:val="105"/>
        </w:rPr>
        <w:t xml:space="preserve"> </w:t>
      </w:r>
      <w:r>
        <w:rPr>
          <w:w w:val="105"/>
        </w:rPr>
        <w:t>Avantages</w:t>
      </w:r>
      <w:r>
        <w:rPr>
          <w:spacing w:val="13"/>
          <w:w w:val="105"/>
        </w:rPr>
        <w:t xml:space="preserve"> </w:t>
      </w:r>
      <w:r>
        <w:rPr>
          <w:w w:val="105"/>
        </w:rPr>
        <w:t>et</w:t>
      </w:r>
      <w:r>
        <w:rPr>
          <w:spacing w:val="14"/>
          <w:w w:val="105"/>
        </w:rPr>
        <w:t xml:space="preserve"> </w:t>
      </w:r>
      <w:r>
        <w:rPr>
          <w:w w:val="105"/>
        </w:rPr>
        <w:t>inconvénients</w:t>
      </w:r>
      <w:r>
        <w:rPr>
          <w:spacing w:val="13"/>
          <w:w w:val="105"/>
        </w:rPr>
        <w:t xml:space="preserve"> </w:t>
      </w:r>
      <w:r>
        <w:rPr>
          <w:w w:val="105"/>
        </w:rPr>
        <w:t>du</w:t>
      </w:r>
      <w:r>
        <w:rPr>
          <w:spacing w:val="15"/>
          <w:w w:val="105"/>
        </w:rPr>
        <w:t xml:space="preserve"> </w:t>
      </w:r>
      <w:r>
        <w:rPr>
          <w:w w:val="105"/>
        </w:rPr>
        <w:t>capteur</w:t>
      </w:r>
      <w:r>
        <w:rPr>
          <w:spacing w:val="13"/>
          <w:w w:val="105"/>
        </w:rPr>
        <w:t xml:space="preserve"> </w:t>
      </w:r>
      <w:r>
        <w:rPr>
          <w:spacing w:val="-5"/>
          <w:w w:val="105"/>
        </w:rPr>
        <w:t>GPS</w:t>
      </w:r>
    </w:p>
    <w:p w14:paraId="71DB67F7" w14:textId="77777777" w:rsidR="007F7DC4" w:rsidRDefault="007F7DC4">
      <w:pPr>
        <w:pStyle w:val="Corpsdetexte"/>
        <w:spacing w:before="205"/>
      </w:pPr>
    </w:p>
    <w:p w14:paraId="09306DBD" w14:textId="77777777" w:rsidR="007F7DC4" w:rsidRDefault="00000000">
      <w:pPr>
        <w:pStyle w:val="Titre3"/>
        <w:numPr>
          <w:ilvl w:val="2"/>
          <w:numId w:val="14"/>
        </w:numPr>
        <w:tabs>
          <w:tab w:val="left" w:pos="927"/>
        </w:tabs>
      </w:pPr>
      <w:bookmarkStart w:id="123" w:name="_bookmark25"/>
      <w:bookmarkStart w:id="124" w:name="Capteur_d'effort_-_BSO-STB-CFOR-3535-CN"/>
      <w:bookmarkEnd w:id="123"/>
      <w:bookmarkEnd w:id="124"/>
      <w:r>
        <w:t>Capteur</w:t>
      </w:r>
      <w:r>
        <w:rPr>
          <w:spacing w:val="-1"/>
        </w:rPr>
        <w:t xml:space="preserve"> </w:t>
      </w:r>
      <w:r>
        <w:t>d’effort - BSO-STB-CFOR-3535-</w:t>
      </w:r>
      <w:r>
        <w:rPr>
          <w:spacing w:val="-5"/>
        </w:rPr>
        <w:t>CN</w:t>
      </w:r>
    </w:p>
    <w:p w14:paraId="21EE9AA4" w14:textId="77777777" w:rsidR="007F7DC4" w:rsidRDefault="00000000">
      <w:pPr>
        <w:pStyle w:val="Corpsdetexte"/>
        <w:spacing w:before="167" w:line="252" w:lineRule="auto"/>
        <w:ind w:left="105" w:right="523" w:firstLine="351"/>
        <w:jc w:val="both"/>
      </w:pPr>
      <w:r>
        <w:rPr>
          <w:w w:val="105"/>
        </w:rPr>
        <w:t>Le deuxième type de capteur que l’on utilise pour détecter l’arrivée au sol de</w:t>
      </w:r>
      <w:r>
        <w:rPr>
          <w:spacing w:val="80"/>
          <w:w w:val="105"/>
        </w:rPr>
        <w:t xml:space="preserve"> </w:t>
      </w:r>
      <w:r>
        <w:rPr>
          <w:w w:val="105"/>
        </w:rPr>
        <w:t xml:space="preserve">la nacelle est un capteur d’effort permettant de mesurer la masse </w:t>
      </w:r>
      <w:commentRangeStart w:id="125"/>
      <w:commentRangeEnd w:id="125"/>
      <w:del w:id="126" w:author="Unknown Author" w:date="2025-01-28T13:24:00Z">
        <w:r>
          <w:commentReference w:id="125"/>
        </w:r>
      </w:del>
      <w:ins w:id="127" w:author="Unknown Author" w:date="2025-01-28T13:24:00Z">
        <w:r>
          <w:rPr>
            <w:w w:val="105"/>
          </w:rPr>
          <w:t xml:space="preserve">du bac à </w:t>
        </w:r>
        <w:proofErr w:type="spellStart"/>
        <w:r>
          <w:rPr>
            <w:w w:val="105"/>
          </w:rPr>
          <w:t>lest</w:t>
        </w:r>
        <w:proofErr w:type="spellEnd"/>
        <w:r>
          <w:rPr>
            <w:w w:val="105"/>
          </w:rPr>
          <w:t xml:space="preserve"> </w:t>
        </w:r>
      </w:ins>
      <w:r>
        <w:rPr>
          <w:w w:val="105"/>
        </w:rPr>
        <w:t xml:space="preserve">de la nacelle de servitude embarquée. Ce capteur est déjà implémenté sur le ballon et est interfacé avec un autre calculateur et nécessite d’être interfacé avec notre deuxième micro- </w:t>
      </w:r>
      <w:r>
        <w:rPr>
          <w:spacing w:val="-2"/>
          <w:w w:val="105"/>
        </w:rPr>
        <w:t>contrôleur.</w:t>
      </w:r>
    </w:p>
    <w:p w14:paraId="59AF5B25" w14:textId="77777777" w:rsidR="007F7DC4" w:rsidRDefault="007F7DC4">
      <w:pPr>
        <w:pStyle w:val="Corpsdetexte"/>
        <w:spacing w:before="8"/>
      </w:pPr>
    </w:p>
    <w:p w14:paraId="374884EA" w14:textId="77777777" w:rsidR="007F7DC4" w:rsidRDefault="00000000">
      <w:pPr>
        <w:pStyle w:val="Corpsdetexte"/>
        <w:spacing w:before="1" w:line="252" w:lineRule="auto"/>
        <w:ind w:left="105" w:right="523" w:firstLine="351"/>
        <w:jc w:val="both"/>
      </w:pPr>
      <w:r>
        <w:rPr>
          <w:w w:val="105"/>
          <w:u w:val="single"/>
        </w:rPr>
        <w:t>Principe :</w:t>
      </w:r>
      <w:r>
        <w:rPr>
          <w:w w:val="105"/>
        </w:rPr>
        <w:t xml:space="preserve"> L</w:t>
      </w:r>
      <w:ins w:id="128" w:author="Unknown Author" w:date="2025-01-28T13:24:00Z">
        <w:r>
          <w:rPr>
            <w:w w:val="105"/>
          </w:rPr>
          <w:t xml:space="preserve">a masse du bac à </w:t>
        </w:r>
        <w:proofErr w:type="spellStart"/>
        <w:r>
          <w:rPr>
            <w:w w:val="105"/>
          </w:rPr>
          <w:t>lest</w:t>
        </w:r>
      </w:ins>
      <w:proofErr w:type="spellEnd"/>
      <w:del w:id="129" w:author="Unknown Author" w:date="2025-01-28T13:24:00Z">
        <w:r>
          <w:rPr>
            <w:w w:val="105"/>
          </w:rPr>
          <w:delText>e poids</w:delText>
        </w:r>
      </w:del>
      <w:r>
        <w:rPr>
          <w:w w:val="105"/>
        </w:rPr>
        <w:t xml:space="preserve"> </w:t>
      </w:r>
      <w:commentRangeStart w:id="130"/>
      <w:commentRangeEnd w:id="130"/>
      <w:del w:id="131" w:author="Unknown Author" w:date="2025-01-28T13:24:00Z">
        <w:r>
          <w:commentReference w:id="130"/>
        </w:r>
      </w:del>
      <w:r>
        <w:rPr>
          <w:w w:val="105"/>
        </w:rPr>
        <w:t>de la nacelle de servitude embarqué est mesuré</w:t>
      </w:r>
      <w:del w:id="132" w:author="Mirc Frederi" w:date="2025-01-06T11:12:00Z">
        <w:r>
          <w:rPr>
            <w:w w:val="105"/>
          </w:rPr>
          <w:delText>e</w:delText>
        </w:r>
      </w:del>
      <w:r>
        <w:rPr>
          <w:w w:val="105"/>
        </w:rPr>
        <w:t xml:space="preserve"> par le capteur d’effort lors du vol, lorsque le ballon touche le sol, l’effort exercé par le poids de la nacelle s’annule et le capteur détecte une masse nulle.</w:t>
      </w:r>
    </w:p>
    <w:p w14:paraId="741FE31D" w14:textId="77777777" w:rsidR="007F7DC4" w:rsidRDefault="007F7DC4">
      <w:pPr>
        <w:pStyle w:val="Corpsdetexte"/>
        <w:spacing w:before="47" w:after="1"/>
        <w:rPr>
          <w:sz w:val="20"/>
        </w:rPr>
      </w:pPr>
    </w:p>
    <w:tbl>
      <w:tblPr>
        <w:tblStyle w:val="TableNormal"/>
        <w:tblW w:w="7235" w:type="dxa"/>
        <w:tblInd w:w="661" w:type="dxa"/>
        <w:tblCellMar>
          <w:left w:w="108" w:type="dxa"/>
          <w:right w:w="108" w:type="dxa"/>
        </w:tblCellMar>
        <w:tblLook w:val="01E0" w:firstRow="1" w:lastRow="1" w:firstColumn="1" w:lastColumn="1" w:noHBand="0" w:noVBand="0"/>
      </w:tblPr>
      <w:tblGrid>
        <w:gridCol w:w="3204"/>
        <w:gridCol w:w="4031"/>
      </w:tblGrid>
      <w:tr w:rsidR="007F7DC4" w14:paraId="15C1D945" w14:textId="77777777">
        <w:trPr>
          <w:trHeight w:val="294"/>
        </w:trPr>
        <w:tc>
          <w:tcPr>
            <w:tcW w:w="3204" w:type="dxa"/>
            <w:tcBorders>
              <w:top w:val="single" w:sz="4" w:space="0" w:color="000000"/>
              <w:left w:val="single" w:sz="4" w:space="0" w:color="000000"/>
              <w:bottom w:val="single" w:sz="4" w:space="0" w:color="000000"/>
              <w:right w:val="single" w:sz="4" w:space="0" w:color="000000"/>
            </w:tcBorders>
          </w:tcPr>
          <w:p w14:paraId="0658D523" w14:textId="77777777" w:rsidR="007F7DC4" w:rsidRDefault="00000000">
            <w:pPr>
              <w:pStyle w:val="TableParagraph"/>
              <w:ind w:left="8" w:right="1"/>
            </w:pPr>
            <w:r>
              <w:rPr>
                <w:spacing w:val="-2"/>
                <w:w w:val="105"/>
                <w:sz w:val="24"/>
                <w:u w:val="single"/>
              </w:rPr>
              <w:t>Avantages</w:t>
            </w:r>
          </w:p>
        </w:tc>
        <w:tc>
          <w:tcPr>
            <w:tcW w:w="4030" w:type="dxa"/>
            <w:tcBorders>
              <w:top w:val="single" w:sz="4" w:space="0" w:color="000000"/>
              <w:left w:val="single" w:sz="4" w:space="0" w:color="000000"/>
              <w:bottom w:val="single" w:sz="4" w:space="0" w:color="000000"/>
              <w:right w:val="single" w:sz="4" w:space="0" w:color="000000"/>
            </w:tcBorders>
          </w:tcPr>
          <w:p w14:paraId="18F54E19" w14:textId="77777777" w:rsidR="007F7DC4" w:rsidRDefault="00000000">
            <w:pPr>
              <w:pStyle w:val="TableParagraph"/>
            </w:pPr>
            <w:r>
              <w:rPr>
                <w:spacing w:val="-2"/>
                <w:w w:val="105"/>
                <w:sz w:val="24"/>
                <w:u w:val="single"/>
              </w:rPr>
              <w:t>Inconvénients</w:t>
            </w:r>
          </w:p>
        </w:tc>
      </w:tr>
      <w:tr w:rsidR="007F7DC4" w14:paraId="62B62FCE" w14:textId="77777777">
        <w:trPr>
          <w:trHeight w:val="575"/>
        </w:trPr>
        <w:tc>
          <w:tcPr>
            <w:tcW w:w="3204" w:type="dxa"/>
            <w:tcBorders>
              <w:top w:val="single" w:sz="4" w:space="0" w:color="000000"/>
              <w:left w:val="single" w:sz="4" w:space="0" w:color="000000"/>
              <w:bottom w:val="single" w:sz="4" w:space="0" w:color="000000"/>
              <w:right w:val="single" w:sz="4" w:space="0" w:color="000000"/>
            </w:tcBorders>
          </w:tcPr>
          <w:p w14:paraId="48B8EAC8" w14:textId="77777777" w:rsidR="007F7DC4" w:rsidRDefault="00000000">
            <w:pPr>
              <w:pStyle w:val="TableParagraph"/>
              <w:ind w:left="8"/>
            </w:pPr>
            <w:r>
              <w:rPr>
                <w:w w:val="105"/>
                <w:sz w:val="24"/>
              </w:rPr>
              <w:t>Mesure</w:t>
            </w:r>
            <w:r>
              <w:rPr>
                <w:spacing w:val="1"/>
                <w:w w:val="105"/>
                <w:sz w:val="24"/>
              </w:rPr>
              <w:t xml:space="preserve"> </w:t>
            </w:r>
            <w:r>
              <w:rPr>
                <w:w w:val="105"/>
                <w:sz w:val="24"/>
              </w:rPr>
              <w:t>physique</w:t>
            </w:r>
            <w:r>
              <w:rPr>
                <w:spacing w:val="2"/>
                <w:w w:val="105"/>
                <w:sz w:val="24"/>
              </w:rPr>
              <w:t xml:space="preserve"> </w:t>
            </w:r>
            <w:r>
              <w:rPr>
                <w:w w:val="105"/>
                <w:sz w:val="24"/>
              </w:rPr>
              <w:t>de</w:t>
            </w:r>
            <w:r>
              <w:rPr>
                <w:spacing w:val="1"/>
                <w:w w:val="105"/>
                <w:sz w:val="24"/>
              </w:rPr>
              <w:t xml:space="preserve"> </w:t>
            </w:r>
            <w:r>
              <w:rPr>
                <w:w w:val="105"/>
                <w:sz w:val="24"/>
              </w:rPr>
              <w:t>la</w:t>
            </w:r>
            <w:r>
              <w:rPr>
                <w:spacing w:val="2"/>
                <w:w w:val="105"/>
                <w:sz w:val="24"/>
              </w:rPr>
              <w:t xml:space="preserve"> </w:t>
            </w:r>
            <w:r>
              <w:rPr>
                <w:spacing w:val="-2"/>
                <w:w w:val="105"/>
                <w:sz w:val="24"/>
              </w:rPr>
              <w:t>masse</w:t>
            </w:r>
          </w:p>
          <w:p w14:paraId="7913D5C4" w14:textId="77777777" w:rsidR="007F7DC4" w:rsidRDefault="00000000">
            <w:pPr>
              <w:pStyle w:val="TableParagraph"/>
              <w:spacing w:before="13" w:line="240" w:lineRule="auto"/>
              <w:ind w:left="8" w:right="1"/>
            </w:pPr>
            <w:r>
              <w:rPr>
                <w:w w:val="105"/>
                <w:sz w:val="24"/>
              </w:rPr>
              <w:t>Capteur</w:t>
            </w:r>
            <w:r>
              <w:rPr>
                <w:spacing w:val="26"/>
                <w:w w:val="105"/>
                <w:sz w:val="24"/>
              </w:rPr>
              <w:t xml:space="preserve"> </w:t>
            </w:r>
            <w:r>
              <w:rPr>
                <w:w w:val="105"/>
                <w:sz w:val="24"/>
              </w:rPr>
              <w:t>déjà</w:t>
            </w:r>
            <w:r>
              <w:rPr>
                <w:spacing w:val="27"/>
                <w:w w:val="105"/>
                <w:sz w:val="24"/>
              </w:rPr>
              <w:t xml:space="preserve"> </w:t>
            </w:r>
            <w:r>
              <w:rPr>
                <w:spacing w:val="-2"/>
                <w:w w:val="105"/>
                <w:sz w:val="24"/>
              </w:rPr>
              <w:t>implémenté</w:t>
            </w:r>
          </w:p>
        </w:tc>
        <w:tc>
          <w:tcPr>
            <w:tcW w:w="4030" w:type="dxa"/>
            <w:tcBorders>
              <w:top w:val="single" w:sz="4" w:space="0" w:color="000000"/>
              <w:left w:val="single" w:sz="4" w:space="0" w:color="000000"/>
              <w:bottom w:val="single" w:sz="4" w:space="0" w:color="000000"/>
              <w:right w:val="single" w:sz="4" w:space="0" w:color="000000"/>
            </w:tcBorders>
          </w:tcPr>
          <w:p w14:paraId="08FCBB9D" w14:textId="77777777" w:rsidR="007F7DC4" w:rsidRDefault="00000000">
            <w:pPr>
              <w:pStyle w:val="TableParagraph"/>
            </w:pPr>
            <w:commentRangeStart w:id="133"/>
            <w:r>
              <w:rPr>
                <w:w w:val="105"/>
                <w:sz w:val="24"/>
              </w:rPr>
              <w:t>Interfaçage</w:t>
            </w:r>
            <w:r>
              <w:rPr>
                <w:spacing w:val="12"/>
                <w:w w:val="105"/>
                <w:sz w:val="24"/>
              </w:rPr>
              <w:t xml:space="preserve"> </w:t>
            </w:r>
            <w:r>
              <w:rPr>
                <w:w w:val="105"/>
                <w:sz w:val="24"/>
              </w:rPr>
              <w:t>avec</w:t>
            </w:r>
            <w:r>
              <w:rPr>
                <w:spacing w:val="13"/>
                <w:w w:val="105"/>
                <w:sz w:val="24"/>
              </w:rPr>
              <w:t xml:space="preserve"> </w:t>
            </w:r>
            <w:r>
              <w:rPr>
                <w:w w:val="105"/>
                <w:sz w:val="24"/>
              </w:rPr>
              <w:t>un</w:t>
            </w:r>
            <w:r>
              <w:rPr>
                <w:spacing w:val="12"/>
                <w:w w:val="105"/>
                <w:sz w:val="24"/>
              </w:rPr>
              <w:t xml:space="preserve"> </w:t>
            </w:r>
            <w:r>
              <w:rPr>
                <w:w w:val="105"/>
                <w:sz w:val="24"/>
              </w:rPr>
              <w:t>autre</w:t>
            </w:r>
            <w:r>
              <w:rPr>
                <w:spacing w:val="13"/>
                <w:w w:val="105"/>
                <w:sz w:val="24"/>
              </w:rPr>
              <w:t xml:space="preserve"> </w:t>
            </w:r>
            <w:r>
              <w:rPr>
                <w:spacing w:val="-2"/>
                <w:w w:val="105"/>
                <w:sz w:val="24"/>
              </w:rPr>
              <w:t>calculateur</w:t>
            </w:r>
            <w:commentRangeEnd w:id="133"/>
            <w:r>
              <w:commentReference w:id="133"/>
            </w:r>
          </w:p>
        </w:tc>
      </w:tr>
    </w:tbl>
    <w:p w14:paraId="0254CD67" w14:textId="77777777" w:rsidR="007F7DC4" w:rsidRDefault="00000000">
      <w:pPr>
        <w:pStyle w:val="Corpsdetexte"/>
        <w:spacing w:before="172"/>
        <w:ind w:left="2836" w:right="3254"/>
        <w:jc w:val="center"/>
      </w:pPr>
      <w:r>
        <w:rPr>
          <w:rFonts w:ascii="Cambria" w:hAnsi="Cambria"/>
          <w:w w:val="105"/>
        </w:rPr>
        <w:t>T</w:t>
      </w:r>
      <w:r>
        <w:rPr>
          <w:rFonts w:ascii="Cambria" w:hAnsi="Cambria"/>
          <w:smallCaps/>
          <w:w w:val="105"/>
        </w:rPr>
        <w:t>able</w:t>
      </w:r>
      <w:r>
        <w:rPr>
          <w:rFonts w:ascii="Cambria" w:hAnsi="Cambria"/>
          <w:spacing w:val="53"/>
          <w:w w:val="105"/>
        </w:rPr>
        <w:t xml:space="preserve"> </w:t>
      </w:r>
      <w:r>
        <w:rPr>
          <w:rFonts w:ascii="Cambria" w:hAnsi="Cambria"/>
          <w:w w:val="105"/>
        </w:rPr>
        <w:t>2</w:t>
      </w:r>
      <w:r>
        <w:rPr>
          <w:rFonts w:ascii="Cambria" w:hAnsi="Cambria"/>
          <w:spacing w:val="43"/>
          <w:w w:val="105"/>
        </w:rPr>
        <w:t xml:space="preserve"> </w:t>
      </w:r>
      <w:r>
        <w:rPr>
          <w:w w:val="105"/>
        </w:rPr>
        <w:t>–</w:t>
      </w:r>
      <w:r>
        <w:rPr>
          <w:spacing w:val="35"/>
          <w:w w:val="105"/>
        </w:rPr>
        <w:t xml:space="preserve"> </w:t>
      </w:r>
      <w:r>
        <w:rPr>
          <w:w w:val="105"/>
        </w:rPr>
        <w:t>Capteur</w:t>
      </w:r>
      <w:r>
        <w:rPr>
          <w:spacing w:val="36"/>
          <w:w w:val="105"/>
        </w:rPr>
        <w:t xml:space="preserve"> </w:t>
      </w:r>
      <w:r>
        <w:rPr>
          <w:spacing w:val="-2"/>
          <w:w w:val="105"/>
        </w:rPr>
        <w:t>d’effort</w:t>
      </w:r>
    </w:p>
    <w:p w14:paraId="0A589A8C" w14:textId="77777777" w:rsidR="007F7DC4" w:rsidRDefault="007F7DC4">
      <w:pPr>
        <w:pStyle w:val="Corpsdetexte"/>
        <w:spacing w:before="101"/>
      </w:pPr>
    </w:p>
    <w:p w14:paraId="042DB433" w14:textId="77777777" w:rsidR="007F7DC4" w:rsidRDefault="00000000">
      <w:pPr>
        <w:pStyle w:val="Corpsdetexte"/>
        <w:spacing w:before="1" w:line="252" w:lineRule="auto"/>
        <w:ind w:left="105" w:right="524" w:firstLine="351"/>
        <w:jc w:val="both"/>
        <w:sectPr w:rsidR="007F7DC4">
          <w:headerReference w:type="default" r:id="rId49"/>
          <w:footerReference w:type="default" r:id="rId50"/>
          <w:pgSz w:w="11906" w:h="16838"/>
          <w:pgMar w:top="1720" w:right="1260" w:bottom="1440" w:left="1680" w:header="1134" w:footer="1255" w:gutter="0"/>
          <w:cols w:space="720"/>
          <w:formProt w:val="0"/>
          <w:docGrid w:linePitch="100" w:charSpace="4096"/>
        </w:sectPr>
      </w:pPr>
      <w:r>
        <w:rPr>
          <w:w w:val="105"/>
        </w:rPr>
        <w:t>Ce capteur est déjà implémenté par les équipes du CNES sur le ballon, cela nous permet de pouvoir profiter des avantages du capteur de masse tout en ne modifiant pas l’architecture du ballon et sans rajout de masse.</w:t>
      </w:r>
    </w:p>
    <w:p w14:paraId="6866A9A2" w14:textId="77777777" w:rsidR="007F7DC4" w:rsidRDefault="00000000">
      <w:pPr>
        <w:pStyle w:val="Titre1"/>
        <w:numPr>
          <w:ilvl w:val="0"/>
          <w:numId w:val="14"/>
        </w:numPr>
        <w:tabs>
          <w:tab w:val="left" w:pos="663"/>
        </w:tabs>
      </w:pPr>
      <w:bookmarkStart w:id="134" w:name="_bookmark26"/>
      <w:bookmarkStart w:id="135" w:name="Architecture_logicielle"/>
      <w:bookmarkEnd w:id="134"/>
      <w:bookmarkEnd w:id="135"/>
      <w:r>
        <w:lastRenderedPageBreak/>
        <w:t>Architecture</w:t>
      </w:r>
      <w:r>
        <w:rPr>
          <w:spacing w:val="64"/>
          <w:w w:val="150"/>
        </w:rPr>
        <w:t xml:space="preserve"> </w:t>
      </w:r>
      <w:r>
        <w:rPr>
          <w:spacing w:val="-2"/>
        </w:rPr>
        <w:t>logicielle</w:t>
      </w:r>
    </w:p>
    <w:p w14:paraId="4586A7BC" w14:textId="77777777" w:rsidR="007F7DC4" w:rsidRDefault="00000000">
      <w:pPr>
        <w:pStyle w:val="Corpsdetexte"/>
        <w:spacing w:before="226" w:line="252" w:lineRule="auto"/>
        <w:ind w:left="105" w:right="522" w:firstLine="351"/>
        <w:jc w:val="both"/>
      </w:pPr>
      <w:r>
        <w:rPr>
          <w:w w:val="105"/>
        </w:rPr>
        <w:t>Dans</w:t>
      </w:r>
      <w:r>
        <w:rPr>
          <w:spacing w:val="-1"/>
          <w:w w:val="105"/>
        </w:rPr>
        <w:t xml:space="preserve"> </w:t>
      </w:r>
      <w:r>
        <w:rPr>
          <w:w w:val="105"/>
        </w:rPr>
        <w:t>cette</w:t>
      </w:r>
      <w:r>
        <w:rPr>
          <w:spacing w:val="-1"/>
          <w:w w:val="105"/>
        </w:rPr>
        <w:t xml:space="preserve"> </w:t>
      </w:r>
      <w:r>
        <w:rPr>
          <w:w w:val="105"/>
        </w:rPr>
        <w:t>partie,</w:t>
      </w:r>
      <w:r>
        <w:rPr>
          <w:spacing w:val="-1"/>
          <w:w w:val="105"/>
        </w:rPr>
        <w:t xml:space="preserve"> </w:t>
      </w:r>
      <w:r>
        <w:rPr>
          <w:w w:val="105"/>
        </w:rPr>
        <w:t>nous</w:t>
      </w:r>
      <w:r>
        <w:rPr>
          <w:spacing w:val="-1"/>
          <w:w w:val="105"/>
        </w:rPr>
        <w:t xml:space="preserve"> </w:t>
      </w:r>
      <w:r>
        <w:rPr>
          <w:w w:val="105"/>
        </w:rPr>
        <w:t>allons</w:t>
      </w:r>
      <w:r>
        <w:rPr>
          <w:spacing w:val="-1"/>
          <w:w w:val="105"/>
        </w:rPr>
        <w:t xml:space="preserve"> </w:t>
      </w:r>
      <w:r>
        <w:rPr>
          <w:w w:val="105"/>
        </w:rPr>
        <w:t>faire</w:t>
      </w:r>
      <w:r>
        <w:rPr>
          <w:spacing w:val="-1"/>
          <w:w w:val="105"/>
        </w:rPr>
        <w:t xml:space="preserve"> </w:t>
      </w:r>
      <w:r>
        <w:rPr>
          <w:w w:val="105"/>
        </w:rPr>
        <w:t>un</w:t>
      </w:r>
      <w:r>
        <w:rPr>
          <w:spacing w:val="-1"/>
          <w:w w:val="105"/>
        </w:rPr>
        <w:t xml:space="preserve"> </w:t>
      </w:r>
      <w:r>
        <w:rPr>
          <w:w w:val="105"/>
        </w:rPr>
        <w:t>focus</w:t>
      </w:r>
      <w:r>
        <w:rPr>
          <w:spacing w:val="-1"/>
          <w:w w:val="105"/>
        </w:rPr>
        <w:t xml:space="preserve"> </w:t>
      </w:r>
      <w:r>
        <w:rPr>
          <w:w w:val="105"/>
        </w:rPr>
        <w:t>concernant</w:t>
      </w:r>
      <w:r>
        <w:rPr>
          <w:spacing w:val="-1"/>
          <w:w w:val="105"/>
        </w:rPr>
        <w:t xml:space="preserve"> </w:t>
      </w:r>
      <w:r>
        <w:rPr>
          <w:w w:val="105"/>
        </w:rPr>
        <w:t>les</w:t>
      </w:r>
      <w:r>
        <w:rPr>
          <w:spacing w:val="-1"/>
          <w:w w:val="105"/>
        </w:rPr>
        <w:t xml:space="preserve"> </w:t>
      </w:r>
      <w:r>
        <w:rPr>
          <w:w w:val="105"/>
        </w:rPr>
        <w:t>choix</w:t>
      </w:r>
      <w:r>
        <w:rPr>
          <w:spacing w:val="-1"/>
          <w:w w:val="105"/>
        </w:rPr>
        <w:t xml:space="preserve"> </w:t>
      </w:r>
      <w:r>
        <w:rPr>
          <w:w w:val="105"/>
        </w:rPr>
        <w:t>logiciels</w:t>
      </w:r>
      <w:r>
        <w:rPr>
          <w:spacing w:val="-1"/>
          <w:w w:val="105"/>
        </w:rPr>
        <w:t xml:space="preserve"> </w:t>
      </w:r>
      <w:r>
        <w:rPr>
          <w:w w:val="105"/>
        </w:rPr>
        <w:t>faits mais aussi leurs impact</w:t>
      </w:r>
      <w:del w:id="136" w:author="Mirc Frederi" w:date="2025-01-06T11:13:00Z">
        <w:r>
          <w:rPr>
            <w:w w:val="105"/>
          </w:rPr>
          <w:delText>e</w:delText>
        </w:r>
      </w:del>
      <w:r>
        <w:rPr>
          <w:w w:val="105"/>
        </w:rPr>
        <w:t xml:space="preserve">s sur la criticité du système. L’architecture logicielle du système </w:t>
      </w:r>
      <w:del w:id="137" w:author="Mirc Frederi" w:date="2025-01-06T11:13:00Z">
        <w:r>
          <w:rPr>
            <w:w w:val="105"/>
          </w:rPr>
          <w:delText xml:space="preserve">de </w:delText>
        </w:r>
      </w:del>
      <w:r>
        <w:rPr>
          <w:w w:val="105"/>
        </w:rPr>
        <w:t>bord de l’aérostat est définie par le diagramme UML ci-dessous :</w:t>
      </w:r>
    </w:p>
    <w:p w14:paraId="59DDC238" w14:textId="77777777" w:rsidR="007F7DC4" w:rsidRDefault="00000000">
      <w:pPr>
        <w:pStyle w:val="Corpsdetexte"/>
        <w:rPr>
          <w:sz w:val="20"/>
        </w:rPr>
      </w:pPr>
      <w:r>
        <w:rPr>
          <w:noProof/>
          <w:sz w:val="20"/>
        </w:rPr>
        <w:drawing>
          <wp:anchor distT="0" distB="0" distL="0" distR="0" simplePos="0" relativeHeight="15" behindDoc="1" locked="0" layoutInCell="1" allowOverlap="1" wp14:anchorId="7E8261A6" wp14:editId="6AE92260">
            <wp:simplePos x="0" y="0"/>
            <wp:positionH relativeFrom="page">
              <wp:posOffset>1134110</wp:posOffset>
            </wp:positionH>
            <wp:positionV relativeFrom="paragraph">
              <wp:posOffset>161925</wp:posOffset>
            </wp:positionV>
            <wp:extent cx="5297170" cy="2593975"/>
            <wp:effectExtent l="0" t="0" r="0" b="0"/>
            <wp:wrapTopAndBottom/>
            <wp:docPr id="20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17"/>
                    <pic:cNvPicPr>
                      <a:picLocks noChangeAspect="1" noChangeArrowheads="1"/>
                    </pic:cNvPicPr>
                  </pic:nvPicPr>
                  <pic:blipFill>
                    <a:blip r:embed="rId51"/>
                    <a:stretch>
                      <a:fillRect/>
                    </a:stretch>
                  </pic:blipFill>
                  <pic:spPr bwMode="auto">
                    <a:xfrm>
                      <a:off x="0" y="0"/>
                      <a:ext cx="5297170" cy="2593975"/>
                    </a:xfrm>
                    <a:prstGeom prst="rect">
                      <a:avLst/>
                    </a:prstGeom>
                  </pic:spPr>
                </pic:pic>
              </a:graphicData>
            </a:graphic>
          </wp:anchor>
        </w:drawing>
      </w:r>
    </w:p>
    <w:p w14:paraId="2B70BFE7" w14:textId="77777777" w:rsidR="007F7DC4" w:rsidRDefault="00000000">
      <w:pPr>
        <w:pStyle w:val="Corpsdetexte"/>
        <w:spacing w:before="169"/>
        <w:ind w:left="558"/>
      </w:pPr>
      <w:r>
        <w:rPr>
          <w:rFonts w:ascii="Cambria" w:hAnsi="Cambria"/>
          <w:w w:val="105"/>
        </w:rPr>
        <w:t>F</w:t>
      </w:r>
      <w:r>
        <w:rPr>
          <w:rFonts w:ascii="Cambria" w:hAnsi="Cambria"/>
          <w:smallCaps/>
          <w:w w:val="105"/>
        </w:rPr>
        <w:t>igure</w:t>
      </w:r>
      <w:r>
        <w:rPr>
          <w:rFonts w:ascii="Cambria" w:hAnsi="Cambria"/>
          <w:spacing w:val="34"/>
          <w:w w:val="105"/>
        </w:rPr>
        <w:t xml:space="preserve"> </w:t>
      </w:r>
      <w:r>
        <w:rPr>
          <w:rFonts w:ascii="Cambria" w:hAnsi="Cambria"/>
          <w:w w:val="105"/>
        </w:rPr>
        <w:t>7</w:t>
      </w:r>
      <w:r>
        <w:rPr>
          <w:rFonts w:ascii="Cambria" w:hAnsi="Cambria"/>
          <w:spacing w:val="27"/>
          <w:w w:val="105"/>
        </w:rPr>
        <w:t xml:space="preserve"> </w:t>
      </w:r>
      <w:r>
        <w:rPr>
          <w:w w:val="105"/>
        </w:rPr>
        <w:t>–</w:t>
      </w:r>
      <w:r>
        <w:rPr>
          <w:spacing w:val="19"/>
          <w:w w:val="105"/>
        </w:rPr>
        <w:t xml:space="preserve"> </w:t>
      </w:r>
      <w:r>
        <w:rPr>
          <w:w w:val="105"/>
        </w:rPr>
        <w:t>Diagrammes</w:t>
      </w:r>
      <w:r>
        <w:rPr>
          <w:spacing w:val="18"/>
          <w:w w:val="105"/>
        </w:rPr>
        <w:t xml:space="preserve"> </w:t>
      </w:r>
      <w:r>
        <w:rPr>
          <w:w w:val="105"/>
        </w:rPr>
        <w:t>des</w:t>
      </w:r>
      <w:r>
        <w:rPr>
          <w:spacing w:val="19"/>
          <w:w w:val="105"/>
        </w:rPr>
        <w:t xml:space="preserve"> </w:t>
      </w:r>
      <w:r>
        <w:rPr>
          <w:w w:val="105"/>
        </w:rPr>
        <w:t>cas</w:t>
      </w:r>
      <w:r>
        <w:rPr>
          <w:spacing w:val="18"/>
          <w:w w:val="105"/>
        </w:rPr>
        <w:t xml:space="preserve"> </w:t>
      </w:r>
      <w:r>
        <w:rPr>
          <w:w w:val="105"/>
        </w:rPr>
        <w:t>d’utilisation</w:t>
      </w:r>
      <w:r>
        <w:rPr>
          <w:spacing w:val="19"/>
          <w:w w:val="105"/>
        </w:rPr>
        <w:t xml:space="preserve"> </w:t>
      </w:r>
      <w:r>
        <w:rPr>
          <w:w w:val="105"/>
        </w:rPr>
        <w:t>de</w:t>
      </w:r>
      <w:r>
        <w:rPr>
          <w:spacing w:val="18"/>
          <w:w w:val="105"/>
        </w:rPr>
        <w:t xml:space="preserve"> </w:t>
      </w:r>
      <w:r>
        <w:rPr>
          <w:w w:val="105"/>
        </w:rPr>
        <w:t>l’architecture</w:t>
      </w:r>
      <w:r>
        <w:rPr>
          <w:spacing w:val="18"/>
          <w:w w:val="105"/>
        </w:rPr>
        <w:t xml:space="preserve"> </w:t>
      </w:r>
      <w:r>
        <w:rPr>
          <w:spacing w:val="-2"/>
          <w:w w:val="105"/>
        </w:rPr>
        <w:t>logicielle.</w:t>
      </w:r>
    </w:p>
    <w:p w14:paraId="1F7EC76E" w14:textId="77777777" w:rsidR="007F7DC4" w:rsidRDefault="007F7DC4">
      <w:pPr>
        <w:pStyle w:val="Corpsdetexte"/>
        <w:spacing w:before="178"/>
      </w:pPr>
    </w:p>
    <w:p w14:paraId="5DB57783" w14:textId="77777777" w:rsidR="007F7DC4" w:rsidRDefault="00000000">
      <w:pPr>
        <w:pStyle w:val="Titre2"/>
        <w:numPr>
          <w:ilvl w:val="1"/>
          <w:numId w:val="14"/>
        </w:numPr>
        <w:tabs>
          <w:tab w:val="left" w:pos="824"/>
        </w:tabs>
        <w:spacing w:before="1"/>
      </w:pPr>
      <w:bookmarkStart w:id="138" w:name="_bookmark27"/>
      <w:bookmarkStart w:id="139" w:name="Criticité_logicielle_sur_les_microcontrô"/>
      <w:bookmarkEnd w:id="138"/>
      <w:bookmarkEnd w:id="139"/>
      <w:r>
        <w:t>Criticité</w:t>
      </w:r>
      <w:r>
        <w:rPr>
          <w:spacing w:val="67"/>
        </w:rPr>
        <w:t xml:space="preserve"> </w:t>
      </w:r>
      <w:r>
        <w:t>logicielle</w:t>
      </w:r>
      <w:r>
        <w:rPr>
          <w:spacing w:val="68"/>
        </w:rPr>
        <w:t xml:space="preserve"> </w:t>
      </w:r>
      <w:r>
        <w:t>sur</w:t>
      </w:r>
      <w:r>
        <w:rPr>
          <w:spacing w:val="67"/>
        </w:rPr>
        <w:t xml:space="preserve"> </w:t>
      </w:r>
      <w:r>
        <w:t>les</w:t>
      </w:r>
      <w:r>
        <w:rPr>
          <w:spacing w:val="68"/>
        </w:rPr>
        <w:t xml:space="preserve"> </w:t>
      </w:r>
      <w:r>
        <w:rPr>
          <w:spacing w:val="-2"/>
        </w:rPr>
        <w:t>microcontrôleurs</w:t>
      </w:r>
    </w:p>
    <w:p w14:paraId="15B6D168" w14:textId="77777777" w:rsidR="007F7DC4" w:rsidRDefault="00000000">
      <w:pPr>
        <w:pStyle w:val="Corpsdetexte"/>
        <w:spacing w:before="157" w:line="252" w:lineRule="auto"/>
        <w:ind w:left="105" w:right="522" w:firstLine="351"/>
        <w:jc w:val="both"/>
      </w:pPr>
      <w:r>
        <w:t>La</w:t>
      </w:r>
      <w:r>
        <w:rPr>
          <w:spacing w:val="40"/>
        </w:rPr>
        <w:t xml:space="preserve"> </w:t>
      </w:r>
      <w:r>
        <w:t>criticité</w:t>
      </w:r>
      <w:r>
        <w:rPr>
          <w:spacing w:val="40"/>
        </w:rPr>
        <w:t xml:space="preserve"> </w:t>
      </w:r>
      <w:r>
        <w:t>logicielle</w:t>
      </w:r>
      <w:r>
        <w:rPr>
          <w:spacing w:val="40"/>
        </w:rPr>
        <w:t xml:space="preserve"> </w:t>
      </w:r>
      <w:r>
        <w:t>dans</w:t>
      </w:r>
      <w:r>
        <w:rPr>
          <w:spacing w:val="40"/>
        </w:rPr>
        <w:t xml:space="preserve"> </w:t>
      </w:r>
      <w:r>
        <w:t>les</w:t>
      </w:r>
      <w:r>
        <w:rPr>
          <w:spacing w:val="40"/>
        </w:rPr>
        <w:t xml:space="preserve"> </w:t>
      </w:r>
      <w:r>
        <w:t>systèmes</w:t>
      </w:r>
      <w:r>
        <w:rPr>
          <w:spacing w:val="40"/>
        </w:rPr>
        <w:t xml:space="preserve"> </w:t>
      </w:r>
      <w:r>
        <w:t>embarqués</w:t>
      </w:r>
      <w:r>
        <w:rPr>
          <w:spacing w:val="40"/>
        </w:rPr>
        <w:t xml:space="preserve"> </w:t>
      </w:r>
      <w:r>
        <w:t>est</w:t>
      </w:r>
      <w:r>
        <w:rPr>
          <w:spacing w:val="40"/>
        </w:rPr>
        <w:t xml:space="preserve"> </w:t>
      </w:r>
      <w:r>
        <w:t>d’une</w:t>
      </w:r>
      <w:r>
        <w:rPr>
          <w:spacing w:val="40"/>
        </w:rPr>
        <w:t xml:space="preserve"> </w:t>
      </w:r>
      <w:r>
        <w:t>importance</w:t>
      </w:r>
      <w:r>
        <w:rPr>
          <w:spacing w:val="40"/>
        </w:rPr>
        <w:t xml:space="preserve"> </w:t>
      </w:r>
      <w:proofErr w:type="spellStart"/>
      <w:r>
        <w:t>capi</w:t>
      </w:r>
      <w:proofErr w:type="spellEnd"/>
      <w:r>
        <w:t>- tale en raison des conséquences significatives que des défaillances logicielles peuvent avoir</w:t>
      </w:r>
      <w:r>
        <w:rPr>
          <w:spacing w:val="40"/>
        </w:rPr>
        <w:t xml:space="preserve"> </w:t>
      </w:r>
      <w:r>
        <w:t>sur</w:t>
      </w:r>
      <w:r>
        <w:rPr>
          <w:spacing w:val="40"/>
        </w:rPr>
        <w:t xml:space="preserve"> </w:t>
      </w:r>
      <w:r>
        <w:t>la</w:t>
      </w:r>
      <w:r>
        <w:rPr>
          <w:spacing w:val="40"/>
        </w:rPr>
        <w:t xml:space="preserve"> </w:t>
      </w:r>
      <w:r>
        <w:t>sécurité,</w:t>
      </w:r>
      <w:r>
        <w:rPr>
          <w:spacing w:val="40"/>
        </w:rPr>
        <w:t xml:space="preserve"> </w:t>
      </w:r>
      <w:r>
        <w:t>la</w:t>
      </w:r>
      <w:r>
        <w:rPr>
          <w:spacing w:val="40"/>
        </w:rPr>
        <w:t xml:space="preserve"> </w:t>
      </w:r>
      <w:r>
        <w:t>fiabilité</w:t>
      </w:r>
      <w:r>
        <w:rPr>
          <w:spacing w:val="40"/>
        </w:rPr>
        <w:t xml:space="preserve"> </w:t>
      </w:r>
      <w:r>
        <w:t>et</w:t>
      </w:r>
      <w:r>
        <w:rPr>
          <w:spacing w:val="40"/>
        </w:rPr>
        <w:t xml:space="preserve"> </w:t>
      </w:r>
      <w:r>
        <w:t>les</w:t>
      </w:r>
      <w:r>
        <w:rPr>
          <w:spacing w:val="40"/>
        </w:rPr>
        <w:t xml:space="preserve"> </w:t>
      </w:r>
      <w:r>
        <w:t>performances</w:t>
      </w:r>
      <w:r>
        <w:rPr>
          <w:spacing w:val="40"/>
        </w:rPr>
        <w:t xml:space="preserve"> </w:t>
      </w:r>
      <w:r>
        <w:t>des</w:t>
      </w:r>
      <w:r>
        <w:rPr>
          <w:spacing w:val="40"/>
        </w:rPr>
        <w:t xml:space="preserve"> </w:t>
      </w:r>
      <w:r>
        <w:t>systèmes.</w:t>
      </w:r>
      <w:r>
        <w:rPr>
          <w:spacing w:val="40"/>
        </w:rPr>
        <w:t xml:space="preserve"> </w:t>
      </w:r>
      <w:r>
        <w:t>La</w:t>
      </w:r>
      <w:r>
        <w:rPr>
          <w:spacing w:val="40"/>
        </w:rPr>
        <w:t xml:space="preserve"> </w:t>
      </w:r>
      <w:r>
        <w:t xml:space="preserve">défaillance d’un composant logiciel peut entraîner des conséquences graves, voir </w:t>
      </w:r>
      <w:proofErr w:type="spellStart"/>
      <w:r>
        <w:t>catastro</w:t>
      </w:r>
      <w:proofErr w:type="spellEnd"/>
      <w:r>
        <w:t>-</w:t>
      </w:r>
      <w:r>
        <w:rPr>
          <w:spacing w:val="40"/>
        </w:rPr>
        <w:t xml:space="preserve"> </w:t>
      </w:r>
      <w:proofErr w:type="spellStart"/>
      <w:r>
        <w:t>phiques</w:t>
      </w:r>
      <w:proofErr w:type="spellEnd"/>
      <w:r>
        <w:rPr>
          <w:spacing w:val="40"/>
        </w:rPr>
        <w:t xml:space="preserve"> </w:t>
      </w:r>
      <w:r>
        <w:t>dans</w:t>
      </w:r>
      <w:r>
        <w:rPr>
          <w:spacing w:val="40"/>
        </w:rPr>
        <w:t xml:space="preserve"> </w:t>
      </w:r>
      <w:r>
        <w:t>notre</w:t>
      </w:r>
      <w:r>
        <w:rPr>
          <w:spacing w:val="40"/>
        </w:rPr>
        <w:t xml:space="preserve"> </w:t>
      </w:r>
      <w:r>
        <w:t>cas</w:t>
      </w:r>
      <w:r>
        <w:rPr>
          <w:spacing w:val="40"/>
        </w:rPr>
        <w:t xml:space="preserve"> </w:t>
      </w:r>
      <w:r>
        <w:t>la</w:t>
      </w:r>
      <w:r>
        <w:rPr>
          <w:spacing w:val="40"/>
        </w:rPr>
        <w:t xml:space="preserve"> </w:t>
      </w:r>
      <w:r>
        <w:t>destruction</w:t>
      </w:r>
      <w:r>
        <w:rPr>
          <w:spacing w:val="40"/>
        </w:rPr>
        <w:t xml:space="preserve"> </w:t>
      </w:r>
      <w:r>
        <w:t>du</w:t>
      </w:r>
      <w:r>
        <w:rPr>
          <w:spacing w:val="40"/>
        </w:rPr>
        <w:t xml:space="preserve"> </w:t>
      </w:r>
      <w:r>
        <w:t>matériel</w:t>
      </w:r>
      <w:r>
        <w:rPr>
          <w:spacing w:val="40"/>
        </w:rPr>
        <w:t xml:space="preserve"> </w:t>
      </w:r>
      <w:r>
        <w:t>et</w:t>
      </w:r>
      <w:r>
        <w:rPr>
          <w:spacing w:val="40"/>
        </w:rPr>
        <w:t xml:space="preserve"> </w:t>
      </w:r>
      <w:r>
        <w:t>surtout</w:t>
      </w:r>
      <w:r>
        <w:rPr>
          <w:spacing w:val="40"/>
        </w:rPr>
        <w:t xml:space="preserve"> </w:t>
      </w:r>
      <w:r>
        <w:t>des</w:t>
      </w:r>
      <w:r>
        <w:rPr>
          <w:spacing w:val="40"/>
        </w:rPr>
        <w:t xml:space="preserve"> </w:t>
      </w:r>
      <w:r>
        <w:t>risques</w:t>
      </w:r>
      <w:r>
        <w:rPr>
          <w:spacing w:val="40"/>
        </w:rPr>
        <w:t xml:space="preserve"> </w:t>
      </w:r>
      <w:r>
        <w:t>humains. Dans</w:t>
      </w:r>
      <w:r>
        <w:rPr>
          <w:spacing w:val="38"/>
        </w:rPr>
        <w:t xml:space="preserve"> </w:t>
      </w:r>
      <w:r>
        <w:t>notre</w:t>
      </w:r>
      <w:r>
        <w:rPr>
          <w:spacing w:val="37"/>
        </w:rPr>
        <w:t xml:space="preserve"> </w:t>
      </w:r>
      <w:r>
        <w:t>cas,</w:t>
      </w:r>
      <w:r>
        <w:rPr>
          <w:spacing w:val="38"/>
        </w:rPr>
        <w:t xml:space="preserve"> </w:t>
      </w:r>
      <w:r>
        <w:t>nous</w:t>
      </w:r>
      <w:r>
        <w:rPr>
          <w:spacing w:val="37"/>
        </w:rPr>
        <w:t xml:space="preserve"> </w:t>
      </w:r>
      <w:r>
        <w:t>ne</w:t>
      </w:r>
      <w:r>
        <w:rPr>
          <w:spacing w:val="38"/>
        </w:rPr>
        <w:t xml:space="preserve"> </w:t>
      </w:r>
      <w:r>
        <w:t>considérons</w:t>
      </w:r>
      <w:r>
        <w:rPr>
          <w:spacing w:val="37"/>
        </w:rPr>
        <w:t xml:space="preserve"> </w:t>
      </w:r>
      <w:r>
        <w:t>qu’une</w:t>
      </w:r>
      <w:r>
        <w:rPr>
          <w:spacing w:val="37"/>
        </w:rPr>
        <w:t xml:space="preserve"> </w:t>
      </w:r>
      <w:r>
        <w:t>panne</w:t>
      </w:r>
      <w:r>
        <w:rPr>
          <w:spacing w:val="38"/>
        </w:rPr>
        <w:t xml:space="preserve"> </w:t>
      </w:r>
      <w:r>
        <w:t>simple</w:t>
      </w:r>
      <w:r>
        <w:rPr>
          <w:spacing w:val="37"/>
        </w:rPr>
        <w:t xml:space="preserve"> </w:t>
      </w:r>
      <w:r>
        <w:t>ce</w:t>
      </w:r>
      <w:r>
        <w:rPr>
          <w:spacing w:val="38"/>
        </w:rPr>
        <w:t xml:space="preserve"> </w:t>
      </w:r>
      <w:r>
        <w:t>qui</w:t>
      </w:r>
      <w:r>
        <w:rPr>
          <w:spacing w:val="37"/>
        </w:rPr>
        <w:t xml:space="preserve"> </w:t>
      </w:r>
      <w:r>
        <w:t>signifie</w:t>
      </w:r>
      <w:r>
        <w:rPr>
          <w:spacing w:val="38"/>
        </w:rPr>
        <w:t xml:space="preserve"> </w:t>
      </w:r>
      <w:r>
        <w:t>que</w:t>
      </w:r>
      <w:r>
        <w:rPr>
          <w:spacing w:val="37"/>
        </w:rPr>
        <w:t xml:space="preserve"> </w:t>
      </w:r>
      <w:r>
        <w:t>l’on ne peut avoir qu’une seule panne à la fois. La criticité logicielle va directement être impacté par ce choix.</w:t>
      </w:r>
    </w:p>
    <w:p w14:paraId="218C3D14" w14:textId="77777777" w:rsidR="007F7DC4" w:rsidRDefault="007F7DC4">
      <w:pPr>
        <w:pStyle w:val="Corpsdetexte"/>
        <w:spacing w:before="5"/>
      </w:pPr>
    </w:p>
    <w:p w14:paraId="1C0FE7E2" w14:textId="77777777" w:rsidR="007F7DC4" w:rsidRDefault="00000000">
      <w:pPr>
        <w:pStyle w:val="Corpsdetexte"/>
        <w:spacing w:before="1" w:line="252" w:lineRule="auto"/>
        <w:ind w:left="105" w:right="523" w:firstLine="351"/>
        <w:jc w:val="both"/>
      </w:pPr>
      <w:r>
        <w:rPr>
          <w:w w:val="105"/>
        </w:rPr>
        <w:t>Dans</w:t>
      </w:r>
      <w:r>
        <w:rPr>
          <w:spacing w:val="-8"/>
          <w:w w:val="105"/>
        </w:rPr>
        <w:t xml:space="preserve"> </w:t>
      </w:r>
      <w:r>
        <w:rPr>
          <w:w w:val="105"/>
        </w:rPr>
        <w:t>notre</w:t>
      </w:r>
      <w:r>
        <w:rPr>
          <w:spacing w:val="-8"/>
          <w:w w:val="105"/>
        </w:rPr>
        <w:t xml:space="preserve"> </w:t>
      </w:r>
      <w:r>
        <w:rPr>
          <w:w w:val="105"/>
        </w:rPr>
        <w:t>cas,</w:t>
      </w:r>
      <w:r>
        <w:rPr>
          <w:spacing w:val="-8"/>
          <w:w w:val="105"/>
        </w:rPr>
        <w:t xml:space="preserve"> </w:t>
      </w:r>
      <w:r>
        <w:rPr>
          <w:w w:val="105"/>
        </w:rPr>
        <w:t>les</w:t>
      </w:r>
      <w:r>
        <w:rPr>
          <w:spacing w:val="-8"/>
          <w:w w:val="105"/>
        </w:rPr>
        <w:t xml:space="preserve"> </w:t>
      </w:r>
      <w:r>
        <w:rPr>
          <w:w w:val="105"/>
        </w:rPr>
        <w:t>logiciels</w:t>
      </w:r>
      <w:r>
        <w:rPr>
          <w:spacing w:val="-8"/>
          <w:w w:val="105"/>
        </w:rPr>
        <w:t xml:space="preserve"> </w:t>
      </w:r>
      <w:r>
        <w:rPr>
          <w:w w:val="105"/>
        </w:rPr>
        <w:t>développés</w:t>
      </w:r>
      <w:r>
        <w:rPr>
          <w:spacing w:val="-8"/>
          <w:w w:val="105"/>
        </w:rPr>
        <w:t xml:space="preserve"> </w:t>
      </w:r>
      <w:r>
        <w:rPr>
          <w:w w:val="105"/>
        </w:rPr>
        <w:t>seront</w:t>
      </w:r>
      <w:r>
        <w:rPr>
          <w:spacing w:val="-8"/>
          <w:w w:val="105"/>
        </w:rPr>
        <w:t xml:space="preserve"> </w:t>
      </w:r>
      <w:r>
        <w:rPr>
          <w:w w:val="105"/>
        </w:rPr>
        <w:t>de</w:t>
      </w:r>
      <w:r>
        <w:rPr>
          <w:spacing w:val="-8"/>
          <w:w w:val="105"/>
        </w:rPr>
        <w:t xml:space="preserve"> </w:t>
      </w:r>
      <w:r>
        <w:rPr>
          <w:w w:val="105"/>
        </w:rPr>
        <w:t>niveau</w:t>
      </w:r>
      <w:r>
        <w:rPr>
          <w:spacing w:val="-8"/>
          <w:w w:val="105"/>
        </w:rPr>
        <w:t xml:space="preserve"> </w:t>
      </w:r>
      <w:r>
        <w:rPr>
          <w:w w:val="105"/>
        </w:rPr>
        <w:t>C</w:t>
      </w:r>
      <w:r>
        <w:rPr>
          <w:spacing w:val="-8"/>
          <w:w w:val="105"/>
        </w:rPr>
        <w:t xml:space="preserve"> </w:t>
      </w:r>
      <w:r>
        <w:rPr>
          <w:w w:val="105"/>
        </w:rPr>
        <w:t>car</w:t>
      </w:r>
      <w:r>
        <w:rPr>
          <w:spacing w:val="-8"/>
          <w:w w:val="105"/>
        </w:rPr>
        <w:t xml:space="preserve"> </w:t>
      </w:r>
      <w:r>
        <w:rPr>
          <w:w w:val="105"/>
        </w:rPr>
        <w:t>nous</w:t>
      </w:r>
      <w:r>
        <w:rPr>
          <w:spacing w:val="-8"/>
          <w:w w:val="105"/>
        </w:rPr>
        <w:t xml:space="preserve"> </w:t>
      </w:r>
      <w:r>
        <w:rPr>
          <w:w w:val="105"/>
        </w:rPr>
        <w:t xml:space="preserve">développe- </w:t>
      </w:r>
      <w:proofErr w:type="spellStart"/>
      <w:r>
        <w:rPr>
          <w:w w:val="105"/>
        </w:rPr>
        <w:t>rons</w:t>
      </w:r>
      <w:proofErr w:type="spellEnd"/>
      <w:r>
        <w:rPr>
          <w:w w:val="105"/>
        </w:rPr>
        <w:t xml:space="preserve"> deux versions différentes sur chaque microcontrôleur, évitant ainsi un mode de</w:t>
      </w:r>
      <w:r>
        <w:rPr>
          <w:spacing w:val="-14"/>
          <w:w w:val="105"/>
        </w:rPr>
        <w:t xml:space="preserve"> </w:t>
      </w:r>
      <w:r>
        <w:rPr>
          <w:w w:val="105"/>
        </w:rPr>
        <w:t>panne</w:t>
      </w:r>
      <w:r>
        <w:rPr>
          <w:spacing w:val="-14"/>
          <w:w w:val="105"/>
        </w:rPr>
        <w:t xml:space="preserve"> </w:t>
      </w:r>
      <w:r>
        <w:rPr>
          <w:w w:val="105"/>
        </w:rPr>
        <w:t>commun.</w:t>
      </w:r>
      <w:r>
        <w:rPr>
          <w:spacing w:val="-14"/>
          <w:w w:val="105"/>
        </w:rPr>
        <w:t xml:space="preserve"> </w:t>
      </w:r>
      <w:r>
        <w:rPr>
          <w:w w:val="105"/>
        </w:rPr>
        <w:t>Si</w:t>
      </w:r>
      <w:r>
        <w:rPr>
          <w:spacing w:val="-15"/>
          <w:w w:val="105"/>
        </w:rPr>
        <w:t xml:space="preserve"> </w:t>
      </w:r>
      <w:r>
        <w:rPr>
          <w:w w:val="105"/>
        </w:rPr>
        <w:t>nous</w:t>
      </w:r>
      <w:r>
        <w:rPr>
          <w:spacing w:val="-14"/>
          <w:w w:val="105"/>
        </w:rPr>
        <w:t xml:space="preserve"> </w:t>
      </w:r>
      <w:r>
        <w:rPr>
          <w:w w:val="105"/>
        </w:rPr>
        <w:t>avions</w:t>
      </w:r>
      <w:r>
        <w:rPr>
          <w:spacing w:val="-14"/>
          <w:w w:val="105"/>
        </w:rPr>
        <w:t xml:space="preserve"> </w:t>
      </w:r>
      <w:r>
        <w:rPr>
          <w:w w:val="105"/>
        </w:rPr>
        <w:t>voulu</w:t>
      </w:r>
      <w:r>
        <w:rPr>
          <w:spacing w:val="-15"/>
          <w:w w:val="105"/>
        </w:rPr>
        <w:t xml:space="preserve"> </w:t>
      </w:r>
      <w:r>
        <w:rPr>
          <w:w w:val="105"/>
        </w:rPr>
        <w:t>développer</w:t>
      </w:r>
      <w:r>
        <w:rPr>
          <w:spacing w:val="-15"/>
          <w:w w:val="105"/>
        </w:rPr>
        <w:t xml:space="preserve"> </w:t>
      </w:r>
      <w:r>
        <w:rPr>
          <w:w w:val="105"/>
        </w:rPr>
        <w:t>un</w:t>
      </w:r>
      <w:r>
        <w:rPr>
          <w:spacing w:val="-15"/>
          <w:w w:val="105"/>
        </w:rPr>
        <w:t xml:space="preserve"> </w:t>
      </w:r>
      <w:r>
        <w:rPr>
          <w:w w:val="105"/>
        </w:rPr>
        <w:t>code</w:t>
      </w:r>
      <w:r>
        <w:rPr>
          <w:spacing w:val="-14"/>
          <w:w w:val="105"/>
        </w:rPr>
        <w:t xml:space="preserve"> </w:t>
      </w:r>
      <w:r>
        <w:rPr>
          <w:w w:val="105"/>
        </w:rPr>
        <w:t>similaire</w:t>
      </w:r>
      <w:r>
        <w:rPr>
          <w:spacing w:val="-14"/>
          <w:w w:val="105"/>
        </w:rPr>
        <w:t xml:space="preserve"> </w:t>
      </w:r>
      <w:r>
        <w:rPr>
          <w:w w:val="105"/>
        </w:rPr>
        <w:t>pour</w:t>
      </w:r>
      <w:r>
        <w:rPr>
          <w:spacing w:val="-15"/>
          <w:w w:val="105"/>
        </w:rPr>
        <w:t xml:space="preserve"> </w:t>
      </w:r>
      <w:r>
        <w:rPr>
          <w:w w:val="105"/>
        </w:rPr>
        <w:t>les</w:t>
      </w:r>
      <w:r>
        <w:rPr>
          <w:spacing w:val="-14"/>
          <w:w w:val="105"/>
        </w:rPr>
        <w:t xml:space="preserve"> </w:t>
      </w:r>
      <w:r>
        <w:rPr>
          <w:w w:val="105"/>
        </w:rPr>
        <w:t xml:space="preserve">deux </w:t>
      </w:r>
      <w:proofErr w:type="spellStart"/>
      <w:r>
        <w:rPr>
          <w:w w:val="105"/>
        </w:rPr>
        <w:t>microcrontôleurs</w:t>
      </w:r>
      <w:proofErr w:type="spellEnd"/>
      <w:r>
        <w:rPr>
          <w:w w:val="105"/>
        </w:rPr>
        <w:t xml:space="preserve">, nous aurions </w:t>
      </w:r>
      <w:del w:id="140" w:author="Mirc Frederi" w:date="2025-01-06T11:15:00Z">
        <w:r>
          <w:rPr>
            <w:w w:val="105"/>
          </w:rPr>
          <w:delText>du</w:delText>
        </w:r>
      </w:del>
      <w:ins w:id="141" w:author="Mirc Frederi" w:date="2025-01-06T11:15:00Z">
        <w:r>
          <w:rPr>
            <w:w w:val="105"/>
          </w:rPr>
          <w:t>dû</w:t>
        </w:r>
      </w:ins>
      <w:r>
        <w:rPr>
          <w:w w:val="105"/>
        </w:rPr>
        <w:t xml:space="preserve"> réaliser un code de niveau B.</w:t>
      </w:r>
    </w:p>
    <w:p w14:paraId="293F84BF" w14:textId="77777777" w:rsidR="007F7DC4" w:rsidRDefault="007F7DC4">
      <w:pPr>
        <w:pStyle w:val="Corpsdetexte"/>
        <w:spacing w:before="76"/>
      </w:pPr>
    </w:p>
    <w:p w14:paraId="04D45D58" w14:textId="77777777" w:rsidR="007F7DC4" w:rsidRDefault="00000000">
      <w:pPr>
        <w:pStyle w:val="Titre2"/>
        <w:numPr>
          <w:ilvl w:val="1"/>
          <w:numId w:val="14"/>
        </w:numPr>
        <w:tabs>
          <w:tab w:val="left" w:pos="824"/>
        </w:tabs>
      </w:pPr>
      <w:bookmarkStart w:id="142" w:name="_bookmark28"/>
      <w:bookmarkStart w:id="143" w:name="Diagramme_de_séquence_illustrant_le_scén"/>
      <w:bookmarkEnd w:id="142"/>
      <w:bookmarkEnd w:id="143"/>
      <w:r>
        <w:t>Diagramme</w:t>
      </w:r>
      <w:r>
        <w:rPr>
          <w:spacing w:val="68"/>
        </w:rPr>
        <w:t xml:space="preserve"> </w:t>
      </w:r>
      <w:r>
        <w:t>de</w:t>
      </w:r>
      <w:r>
        <w:rPr>
          <w:spacing w:val="68"/>
        </w:rPr>
        <w:t xml:space="preserve"> </w:t>
      </w:r>
      <w:r>
        <w:t>séquence</w:t>
      </w:r>
      <w:r>
        <w:rPr>
          <w:spacing w:val="68"/>
        </w:rPr>
        <w:t xml:space="preserve"> </w:t>
      </w:r>
      <w:r>
        <w:t>illustrant</w:t>
      </w:r>
      <w:r>
        <w:rPr>
          <w:spacing w:val="68"/>
        </w:rPr>
        <w:t xml:space="preserve"> </w:t>
      </w:r>
      <w:r>
        <w:t>le</w:t>
      </w:r>
      <w:r>
        <w:rPr>
          <w:spacing w:val="68"/>
        </w:rPr>
        <w:t xml:space="preserve"> </w:t>
      </w:r>
      <w:r>
        <w:rPr>
          <w:spacing w:val="-2"/>
        </w:rPr>
        <w:t>scénario</w:t>
      </w:r>
    </w:p>
    <w:p w14:paraId="620DB728" w14:textId="77777777" w:rsidR="007F7DC4" w:rsidRDefault="00000000">
      <w:pPr>
        <w:pStyle w:val="Corpsdetexte"/>
        <w:spacing w:before="157" w:line="252" w:lineRule="auto"/>
        <w:ind w:left="105" w:right="523" w:firstLine="351"/>
        <w:jc w:val="both"/>
      </w:pPr>
      <w:r>
        <w:rPr>
          <w:w w:val="105"/>
        </w:rPr>
        <w:t>Les interactions entre les différents composants du système sont modélisées à l’aide d’un diagramme de séquence UML.</w:t>
      </w:r>
    </w:p>
    <w:p w14:paraId="43387098" w14:textId="77777777" w:rsidR="007F7DC4" w:rsidRDefault="00000000">
      <w:pPr>
        <w:pStyle w:val="Corpsdetexte"/>
        <w:spacing w:line="252" w:lineRule="auto"/>
        <w:ind w:left="105" w:right="523"/>
        <w:jc w:val="both"/>
        <w:sectPr w:rsidR="007F7DC4">
          <w:headerReference w:type="default" r:id="rId52"/>
          <w:footerReference w:type="default" r:id="rId53"/>
          <w:pgSz w:w="11906" w:h="16838"/>
          <w:pgMar w:top="1720" w:right="1260" w:bottom="1440" w:left="1680" w:header="1134" w:footer="1255" w:gutter="0"/>
          <w:cols w:space="720"/>
          <w:formProt w:val="0"/>
          <w:docGrid w:linePitch="100" w:charSpace="4096"/>
        </w:sectPr>
      </w:pPr>
      <w:r>
        <w:rPr>
          <w:w w:val="105"/>
        </w:rPr>
        <w:t>Ce</w:t>
      </w:r>
      <w:r>
        <w:rPr>
          <w:spacing w:val="-2"/>
          <w:w w:val="105"/>
        </w:rPr>
        <w:t xml:space="preserve"> </w:t>
      </w:r>
      <w:r>
        <w:rPr>
          <w:w w:val="105"/>
        </w:rPr>
        <w:t>diagramme</w:t>
      </w:r>
      <w:r>
        <w:rPr>
          <w:spacing w:val="-2"/>
          <w:w w:val="105"/>
        </w:rPr>
        <w:t xml:space="preserve"> </w:t>
      </w:r>
      <w:r>
        <w:rPr>
          <w:w w:val="105"/>
        </w:rPr>
        <w:t>représente</w:t>
      </w:r>
      <w:r>
        <w:rPr>
          <w:spacing w:val="-2"/>
          <w:w w:val="105"/>
        </w:rPr>
        <w:t xml:space="preserve"> </w:t>
      </w:r>
      <w:r>
        <w:rPr>
          <w:w w:val="105"/>
        </w:rPr>
        <w:t>le</w:t>
      </w:r>
      <w:r>
        <w:rPr>
          <w:spacing w:val="-2"/>
          <w:w w:val="105"/>
        </w:rPr>
        <w:t xml:space="preserve"> </w:t>
      </w:r>
      <w:r>
        <w:rPr>
          <w:w w:val="105"/>
        </w:rPr>
        <w:t>flux</w:t>
      </w:r>
      <w:r>
        <w:rPr>
          <w:spacing w:val="-2"/>
          <w:w w:val="105"/>
        </w:rPr>
        <w:t xml:space="preserve"> </w:t>
      </w:r>
      <w:r>
        <w:rPr>
          <w:w w:val="105"/>
        </w:rPr>
        <w:t>de</w:t>
      </w:r>
      <w:r>
        <w:rPr>
          <w:spacing w:val="-2"/>
          <w:w w:val="105"/>
        </w:rPr>
        <w:t xml:space="preserve"> </w:t>
      </w:r>
      <w:r>
        <w:rPr>
          <w:w w:val="105"/>
        </w:rPr>
        <w:t>communication</w:t>
      </w:r>
      <w:r>
        <w:rPr>
          <w:spacing w:val="-2"/>
          <w:w w:val="105"/>
        </w:rPr>
        <w:t xml:space="preserve"> </w:t>
      </w:r>
      <w:r>
        <w:rPr>
          <w:w w:val="105"/>
        </w:rPr>
        <w:t>entre</w:t>
      </w:r>
      <w:r>
        <w:rPr>
          <w:spacing w:val="-2"/>
          <w:w w:val="105"/>
        </w:rPr>
        <w:t xml:space="preserve"> </w:t>
      </w:r>
      <w:r>
        <w:rPr>
          <w:w w:val="105"/>
        </w:rPr>
        <w:t>les</w:t>
      </w:r>
      <w:r>
        <w:rPr>
          <w:spacing w:val="-2"/>
          <w:w w:val="105"/>
        </w:rPr>
        <w:t xml:space="preserve"> </w:t>
      </w:r>
      <w:r>
        <w:rPr>
          <w:w w:val="105"/>
        </w:rPr>
        <w:t>microcontrôleurs,</w:t>
      </w:r>
      <w:r>
        <w:rPr>
          <w:spacing w:val="-2"/>
          <w:w w:val="105"/>
        </w:rPr>
        <w:t xml:space="preserve"> </w:t>
      </w:r>
      <w:r>
        <w:rPr>
          <w:w w:val="105"/>
        </w:rPr>
        <w:t>les modules d’effort, de GPS, de communication et de commande, afin de garantir la réalisation du déventement lorsque toutes les conditions sont réunies.</w:t>
      </w:r>
    </w:p>
    <w:p w14:paraId="674442BF" w14:textId="77777777" w:rsidR="007F7DC4" w:rsidRDefault="00000000">
      <w:pPr>
        <w:spacing w:before="182" w:line="247" w:lineRule="auto"/>
        <w:ind w:left="105" w:right="523"/>
        <w:jc w:val="both"/>
      </w:pPr>
      <w:r>
        <w:rPr>
          <w:sz w:val="24"/>
        </w:rPr>
        <w:lastRenderedPageBreak/>
        <w:t>Les</w:t>
      </w:r>
      <w:r>
        <w:rPr>
          <w:spacing w:val="-6"/>
          <w:sz w:val="24"/>
        </w:rPr>
        <w:t xml:space="preserve"> </w:t>
      </w:r>
      <w:r>
        <w:rPr>
          <w:sz w:val="24"/>
        </w:rPr>
        <w:t>deux</w:t>
      </w:r>
      <w:r>
        <w:rPr>
          <w:spacing w:val="-6"/>
          <w:sz w:val="24"/>
        </w:rPr>
        <w:t xml:space="preserve"> </w:t>
      </w:r>
      <w:r>
        <w:rPr>
          <w:sz w:val="24"/>
        </w:rPr>
        <w:t>signaux</w:t>
      </w:r>
      <w:r>
        <w:rPr>
          <w:spacing w:val="-5"/>
          <w:sz w:val="24"/>
        </w:rPr>
        <w:t xml:space="preserve"> </w:t>
      </w:r>
      <w:proofErr w:type="spellStart"/>
      <w:r>
        <w:rPr>
          <w:rFonts w:ascii="Georgia" w:hAnsi="Georgia"/>
          <w:b/>
          <w:sz w:val="24"/>
        </w:rPr>
        <w:t>armement_</w:t>
      </w:r>
      <w:proofErr w:type="gramStart"/>
      <w:r>
        <w:rPr>
          <w:rFonts w:ascii="Georgia" w:hAnsi="Georgia"/>
          <w:b/>
          <w:sz w:val="24"/>
        </w:rPr>
        <w:t>cisaille</w:t>
      </w:r>
      <w:proofErr w:type="spellEnd"/>
      <w:r>
        <w:rPr>
          <w:rFonts w:ascii="Georgia" w:hAnsi="Georgia"/>
          <w:b/>
          <w:sz w:val="24"/>
        </w:rPr>
        <w:t>(</w:t>
      </w:r>
      <w:proofErr w:type="gramEnd"/>
      <w:r>
        <w:rPr>
          <w:rFonts w:ascii="Georgia" w:hAnsi="Georgia"/>
          <w:b/>
          <w:sz w:val="24"/>
        </w:rPr>
        <w:t>)</w:t>
      </w:r>
      <w:r>
        <w:rPr>
          <w:rFonts w:ascii="Georgia" w:hAnsi="Georgia"/>
          <w:b/>
          <w:spacing w:val="-7"/>
          <w:sz w:val="24"/>
        </w:rPr>
        <w:t xml:space="preserve"> </w:t>
      </w:r>
      <w:r>
        <w:rPr>
          <w:sz w:val="24"/>
        </w:rPr>
        <w:t>et</w:t>
      </w:r>
      <w:r>
        <w:rPr>
          <w:spacing w:val="-6"/>
          <w:sz w:val="24"/>
        </w:rPr>
        <w:t xml:space="preserve"> </w:t>
      </w:r>
      <w:proofErr w:type="spellStart"/>
      <w:r>
        <w:rPr>
          <w:rFonts w:ascii="Georgia" w:hAnsi="Georgia"/>
          <w:b/>
          <w:sz w:val="24"/>
        </w:rPr>
        <w:t>mise_a_feu_cisaille</w:t>
      </w:r>
      <w:proofErr w:type="spellEnd"/>
      <w:r>
        <w:rPr>
          <w:rFonts w:ascii="Georgia" w:hAnsi="Georgia"/>
          <w:b/>
          <w:sz w:val="24"/>
        </w:rPr>
        <w:t>()</w:t>
      </w:r>
      <w:r>
        <w:rPr>
          <w:rFonts w:ascii="Georgia" w:hAnsi="Georgia"/>
          <w:b/>
          <w:spacing w:val="-7"/>
          <w:sz w:val="24"/>
        </w:rPr>
        <w:t xml:space="preserve"> </w:t>
      </w:r>
      <w:r>
        <w:rPr>
          <w:sz w:val="24"/>
        </w:rPr>
        <w:t>sont</w:t>
      </w:r>
      <w:r>
        <w:rPr>
          <w:spacing w:val="-6"/>
          <w:sz w:val="24"/>
        </w:rPr>
        <w:t xml:space="preserve"> </w:t>
      </w:r>
      <w:proofErr w:type="spellStart"/>
      <w:r>
        <w:rPr>
          <w:sz w:val="24"/>
        </w:rPr>
        <w:t>géné</w:t>
      </w:r>
      <w:proofErr w:type="spellEnd"/>
      <w:r>
        <w:rPr>
          <w:sz w:val="24"/>
        </w:rPr>
        <w:t xml:space="preserve">- </w:t>
      </w:r>
      <w:proofErr w:type="spellStart"/>
      <w:r>
        <w:rPr>
          <w:sz w:val="24"/>
        </w:rPr>
        <w:t>rés</w:t>
      </w:r>
      <w:proofErr w:type="spellEnd"/>
      <w:r>
        <w:rPr>
          <w:sz w:val="24"/>
        </w:rPr>
        <w:t xml:space="preserve"> par</w:t>
      </w:r>
      <w:r>
        <w:rPr>
          <w:spacing w:val="40"/>
          <w:sz w:val="24"/>
        </w:rPr>
        <w:t xml:space="preserve"> </w:t>
      </w:r>
      <w:r>
        <w:rPr>
          <w:sz w:val="24"/>
        </w:rPr>
        <w:t xml:space="preserve">les deux </w:t>
      </w:r>
      <w:proofErr w:type="spellStart"/>
      <w:r>
        <w:rPr>
          <w:sz w:val="24"/>
        </w:rPr>
        <w:t>microcontroleurs</w:t>
      </w:r>
      <w:proofErr w:type="spellEnd"/>
      <w:r>
        <w:rPr>
          <w:spacing w:val="40"/>
          <w:sz w:val="24"/>
        </w:rPr>
        <w:t xml:space="preserve"> </w:t>
      </w:r>
      <w:r>
        <w:rPr>
          <w:sz w:val="24"/>
        </w:rPr>
        <w:t>:</w:t>
      </w:r>
    </w:p>
    <w:p w14:paraId="40C176D3" w14:textId="77777777" w:rsidR="007F7DC4" w:rsidRDefault="00000000">
      <w:pPr>
        <w:pStyle w:val="Paragraphedeliste"/>
        <w:numPr>
          <w:ilvl w:val="0"/>
          <w:numId w:val="3"/>
        </w:numPr>
        <w:tabs>
          <w:tab w:val="left" w:pos="691"/>
        </w:tabs>
        <w:spacing w:before="85" w:line="252" w:lineRule="auto"/>
        <w:ind w:right="523"/>
        <w:jc w:val="both"/>
      </w:pPr>
      <w:proofErr w:type="spellStart"/>
      <w:proofErr w:type="gramStart"/>
      <w:r>
        <w:rPr>
          <w:rFonts w:ascii="Georgia" w:hAnsi="Georgia"/>
          <w:b/>
          <w:w w:val="105"/>
          <w:sz w:val="24"/>
        </w:rPr>
        <w:t>armement</w:t>
      </w:r>
      <w:proofErr w:type="gramEnd"/>
      <w:r>
        <w:rPr>
          <w:rFonts w:ascii="Georgia" w:hAnsi="Georgia"/>
          <w:b/>
          <w:w w:val="105"/>
          <w:sz w:val="24"/>
        </w:rPr>
        <w:t>_cisaille</w:t>
      </w:r>
      <w:proofErr w:type="spellEnd"/>
      <w:r>
        <w:rPr>
          <w:rFonts w:ascii="Georgia" w:hAnsi="Georgia"/>
          <w:b/>
          <w:spacing w:val="-4"/>
          <w:w w:val="105"/>
          <w:sz w:val="24"/>
        </w:rPr>
        <w:t xml:space="preserve"> </w:t>
      </w:r>
      <w:r>
        <w:rPr>
          <w:w w:val="105"/>
          <w:sz w:val="24"/>
        </w:rPr>
        <w:t>:</w:t>
      </w:r>
      <w:r>
        <w:rPr>
          <w:spacing w:val="-3"/>
          <w:w w:val="105"/>
          <w:sz w:val="24"/>
        </w:rPr>
        <w:t xml:space="preserve"> </w:t>
      </w:r>
      <w:r>
        <w:rPr>
          <w:w w:val="105"/>
          <w:sz w:val="24"/>
        </w:rPr>
        <w:t>ce</w:t>
      </w:r>
      <w:r>
        <w:rPr>
          <w:spacing w:val="-3"/>
          <w:w w:val="105"/>
          <w:sz w:val="24"/>
        </w:rPr>
        <w:t xml:space="preserve"> </w:t>
      </w:r>
      <w:r>
        <w:rPr>
          <w:w w:val="105"/>
          <w:sz w:val="24"/>
        </w:rPr>
        <w:t>signal</w:t>
      </w:r>
      <w:r>
        <w:rPr>
          <w:spacing w:val="-3"/>
          <w:w w:val="105"/>
          <w:sz w:val="24"/>
        </w:rPr>
        <w:t xml:space="preserve"> </w:t>
      </w:r>
      <w:r>
        <w:rPr>
          <w:w w:val="105"/>
          <w:sz w:val="24"/>
        </w:rPr>
        <w:t>est</w:t>
      </w:r>
      <w:r>
        <w:rPr>
          <w:spacing w:val="-3"/>
          <w:w w:val="105"/>
          <w:sz w:val="24"/>
        </w:rPr>
        <w:t xml:space="preserve"> </w:t>
      </w:r>
      <w:r>
        <w:rPr>
          <w:w w:val="105"/>
          <w:sz w:val="24"/>
        </w:rPr>
        <w:t>envoyé</w:t>
      </w:r>
      <w:r>
        <w:rPr>
          <w:spacing w:val="-3"/>
          <w:w w:val="105"/>
          <w:sz w:val="24"/>
        </w:rPr>
        <w:t xml:space="preserve"> </w:t>
      </w:r>
      <w:r>
        <w:rPr>
          <w:w w:val="105"/>
          <w:sz w:val="24"/>
        </w:rPr>
        <w:t>par</w:t>
      </w:r>
      <w:r>
        <w:rPr>
          <w:spacing w:val="-3"/>
          <w:w w:val="105"/>
          <w:sz w:val="24"/>
        </w:rPr>
        <w:t xml:space="preserve"> </w:t>
      </w:r>
      <w:r>
        <w:rPr>
          <w:w w:val="105"/>
          <w:sz w:val="24"/>
        </w:rPr>
        <w:t>le</w:t>
      </w:r>
      <w:r>
        <w:rPr>
          <w:spacing w:val="-3"/>
          <w:w w:val="105"/>
          <w:sz w:val="24"/>
        </w:rPr>
        <w:t xml:space="preserve"> </w:t>
      </w:r>
      <w:r>
        <w:rPr>
          <w:w w:val="105"/>
          <w:sz w:val="24"/>
        </w:rPr>
        <w:t>second</w:t>
      </w:r>
      <w:r>
        <w:rPr>
          <w:spacing w:val="-3"/>
          <w:w w:val="105"/>
          <w:sz w:val="24"/>
        </w:rPr>
        <w:t xml:space="preserve"> </w:t>
      </w:r>
      <w:proofErr w:type="spellStart"/>
      <w:r>
        <w:rPr>
          <w:w w:val="105"/>
          <w:sz w:val="24"/>
        </w:rPr>
        <w:t>microcontroleur</w:t>
      </w:r>
      <w:proofErr w:type="spellEnd"/>
      <w:r>
        <w:rPr>
          <w:w w:val="105"/>
          <w:sz w:val="24"/>
        </w:rPr>
        <w:t xml:space="preserve"> lorsque </w:t>
      </w:r>
      <w:proofErr w:type="spellStart"/>
      <w:r>
        <w:rPr>
          <w:w w:val="105"/>
          <w:sz w:val="24"/>
        </w:rPr>
        <w:t>celui ci</w:t>
      </w:r>
      <w:proofErr w:type="spellEnd"/>
      <w:r>
        <w:rPr>
          <w:w w:val="105"/>
          <w:sz w:val="24"/>
        </w:rPr>
        <w:t xml:space="preserve"> vérifie les conditions suivantes : signal GPS constant (NSO au sol) </w:t>
      </w:r>
      <w:r>
        <w:rPr>
          <w:rFonts w:ascii="Georgia" w:hAnsi="Georgia"/>
          <w:b/>
          <w:w w:val="105"/>
          <w:sz w:val="24"/>
        </w:rPr>
        <w:t xml:space="preserve">ET </w:t>
      </w:r>
      <w:r>
        <w:rPr>
          <w:w w:val="105"/>
          <w:sz w:val="24"/>
        </w:rPr>
        <w:t xml:space="preserve">signal d’autorisation de l’opérateur reçu </w:t>
      </w:r>
      <w:r>
        <w:rPr>
          <w:rFonts w:ascii="Georgia" w:hAnsi="Georgia"/>
          <w:b/>
          <w:w w:val="105"/>
          <w:sz w:val="24"/>
        </w:rPr>
        <w:t xml:space="preserve">ET </w:t>
      </w:r>
      <w:r>
        <w:rPr>
          <w:w w:val="105"/>
          <w:sz w:val="24"/>
        </w:rPr>
        <w:t>signal de séparation du ballon reçu.</w:t>
      </w:r>
    </w:p>
    <w:p w14:paraId="58F84389" w14:textId="108E4C0B" w:rsidR="007F7DC4" w:rsidRDefault="00000000">
      <w:pPr>
        <w:pStyle w:val="Paragraphedeliste"/>
        <w:numPr>
          <w:ilvl w:val="0"/>
          <w:numId w:val="3"/>
        </w:numPr>
        <w:tabs>
          <w:tab w:val="left" w:pos="691"/>
        </w:tabs>
        <w:spacing w:before="78" w:line="252" w:lineRule="auto"/>
        <w:ind w:right="524"/>
        <w:jc w:val="both"/>
      </w:pPr>
      <w:proofErr w:type="spellStart"/>
      <w:proofErr w:type="gramStart"/>
      <w:r>
        <w:rPr>
          <w:rFonts w:ascii="Georgia" w:hAnsi="Georgia"/>
          <w:b/>
          <w:sz w:val="24"/>
        </w:rPr>
        <w:t>mise</w:t>
      </w:r>
      <w:proofErr w:type="gramEnd"/>
      <w:r>
        <w:rPr>
          <w:rFonts w:ascii="Georgia" w:hAnsi="Georgia"/>
          <w:b/>
          <w:sz w:val="24"/>
        </w:rPr>
        <w:t>_a_feu_cisaille</w:t>
      </w:r>
      <w:proofErr w:type="spellEnd"/>
      <w:r>
        <w:rPr>
          <w:rFonts w:ascii="Georgia" w:hAnsi="Georgia"/>
          <w:b/>
          <w:sz w:val="24"/>
        </w:rPr>
        <w:t xml:space="preserve"> </w:t>
      </w:r>
      <w:r>
        <w:rPr>
          <w:sz w:val="24"/>
        </w:rPr>
        <w:t xml:space="preserve">: ce signal est envoyé par le premier </w:t>
      </w:r>
      <w:proofErr w:type="spellStart"/>
      <w:r>
        <w:rPr>
          <w:sz w:val="24"/>
        </w:rPr>
        <w:t>microcontroleur</w:t>
      </w:r>
      <w:proofErr w:type="spellEnd"/>
      <w:r>
        <w:rPr>
          <w:sz w:val="24"/>
        </w:rPr>
        <w:t xml:space="preserve"> </w:t>
      </w:r>
      <w:r>
        <w:rPr>
          <w:w w:val="105"/>
          <w:sz w:val="24"/>
        </w:rPr>
        <w:t xml:space="preserve">lorsque </w:t>
      </w:r>
      <w:del w:id="144" w:author="Paul, Alexandre J" w:date="2025-01-29T10:40:00Z" w16du:dateUtc="2025-01-29T09:40:00Z">
        <w:r w:rsidDel="00CF3CCC">
          <w:rPr>
            <w:w w:val="105"/>
            <w:sz w:val="24"/>
          </w:rPr>
          <w:delText>celui ci</w:delText>
        </w:r>
      </w:del>
      <w:ins w:id="145" w:author="Paul, Alexandre J" w:date="2025-01-29T10:40:00Z" w16du:dateUtc="2025-01-29T09:40:00Z">
        <w:r w:rsidR="00CF3CCC">
          <w:rPr>
            <w:w w:val="105"/>
            <w:sz w:val="24"/>
          </w:rPr>
          <w:t>celui-ci</w:t>
        </w:r>
      </w:ins>
      <w:r>
        <w:rPr>
          <w:w w:val="105"/>
          <w:sz w:val="24"/>
        </w:rPr>
        <w:t xml:space="preserve"> vérifie les conditions suivantes : signal du capteur d’effort nul </w:t>
      </w:r>
      <w:r>
        <w:rPr>
          <w:rFonts w:ascii="Georgia" w:hAnsi="Georgia"/>
          <w:b/>
          <w:w w:val="105"/>
          <w:sz w:val="24"/>
        </w:rPr>
        <w:t xml:space="preserve">ET </w:t>
      </w:r>
      <w:r>
        <w:rPr>
          <w:w w:val="105"/>
          <w:sz w:val="24"/>
        </w:rPr>
        <w:t xml:space="preserve">signal d’autorisation de l’opérateur reçu </w:t>
      </w:r>
      <w:r>
        <w:rPr>
          <w:rFonts w:ascii="Georgia" w:hAnsi="Georgia"/>
          <w:b/>
          <w:w w:val="105"/>
          <w:sz w:val="24"/>
        </w:rPr>
        <w:t xml:space="preserve">ET </w:t>
      </w:r>
      <w:r>
        <w:rPr>
          <w:w w:val="105"/>
          <w:sz w:val="24"/>
        </w:rPr>
        <w:t>signal de séparation du ballon reçu.</w:t>
      </w:r>
    </w:p>
    <w:p w14:paraId="4743B22A" w14:textId="77777777" w:rsidR="007F7DC4" w:rsidRDefault="007F7DC4">
      <w:pPr>
        <w:pStyle w:val="Corpsdetexte"/>
        <w:spacing w:before="35"/>
      </w:pPr>
    </w:p>
    <w:p w14:paraId="0B16D578" w14:textId="77777777" w:rsidR="007F7DC4" w:rsidRDefault="00000000">
      <w:pPr>
        <w:pStyle w:val="Corpsdetexte"/>
        <w:spacing w:line="252" w:lineRule="auto"/>
        <w:ind w:left="105" w:right="524" w:firstLine="351"/>
        <w:jc w:val="both"/>
      </w:pPr>
      <w:r>
        <w:rPr>
          <w:w w:val="105"/>
        </w:rPr>
        <w:t>Nous</w:t>
      </w:r>
      <w:r>
        <w:rPr>
          <w:spacing w:val="-14"/>
          <w:w w:val="105"/>
        </w:rPr>
        <w:t xml:space="preserve"> </w:t>
      </w:r>
      <w:ins w:id="146" w:author="Unknown Author" w:date="2025-01-28T13:25:00Z">
        <w:r>
          <w:rPr>
            <w:spacing w:val="-14"/>
            <w:w w:val="105"/>
          </w:rPr>
          <w:t xml:space="preserve">devons, pour garantir la robustesse aux pannes, </w:t>
        </w:r>
      </w:ins>
      <w:del w:id="147" w:author="Unknown Author" w:date="2025-01-28T13:25:00Z">
        <w:r>
          <w:rPr>
            <w:w w:val="105"/>
          </w:rPr>
          <w:delText>avons</w:delText>
        </w:r>
        <w:r>
          <w:rPr>
            <w:spacing w:val="-14"/>
            <w:w w:val="105"/>
          </w:rPr>
          <w:delText xml:space="preserve"> </w:delText>
        </w:r>
      </w:del>
      <w:del w:id="148" w:author="Mirc Frederi" w:date="2025-01-06T11:17:00Z">
        <w:r>
          <w:rPr>
            <w:spacing w:val="-14"/>
            <w:w w:val="105"/>
          </w:rPr>
          <w:delText>fais</w:delText>
        </w:r>
      </w:del>
      <w:del w:id="149" w:author="Unknown Author" w:date="2025-01-28T13:25:00Z">
        <w:r>
          <w:rPr>
            <w:w w:val="105"/>
          </w:rPr>
          <w:delText>fait</w:delText>
        </w:r>
        <w:r>
          <w:rPr>
            <w:spacing w:val="-14"/>
            <w:w w:val="105"/>
          </w:rPr>
          <w:delText xml:space="preserve"> </w:delText>
        </w:r>
        <w:r>
          <w:rPr>
            <w:w w:val="105"/>
          </w:rPr>
          <w:delText>le</w:delText>
        </w:r>
        <w:r>
          <w:rPr>
            <w:spacing w:val="-14"/>
            <w:w w:val="105"/>
          </w:rPr>
          <w:delText xml:space="preserve"> </w:delText>
        </w:r>
        <w:r>
          <w:rPr>
            <w:w w:val="105"/>
          </w:rPr>
          <w:delText>choix</w:delText>
        </w:r>
      </w:del>
      <w:r>
        <w:rPr>
          <w:spacing w:val="-14"/>
          <w:w w:val="105"/>
        </w:rPr>
        <w:t xml:space="preserve"> </w:t>
      </w:r>
      <w:del w:id="150" w:author="Unknown Author" w:date="2025-01-28T13:25:00Z">
        <w:r>
          <w:rPr>
            <w:w w:val="105"/>
          </w:rPr>
          <w:delText>d’</w:delText>
        </w:r>
      </w:del>
      <w:r>
        <w:rPr>
          <w:w w:val="105"/>
        </w:rPr>
        <w:t>utiliser</w:t>
      </w:r>
      <w:r>
        <w:rPr>
          <w:spacing w:val="-14"/>
          <w:w w:val="105"/>
        </w:rPr>
        <w:t xml:space="preserve"> </w:t>
      </w:r>
      <w:r>
        <w:rPr>
          <w:w w:val="105"/>
        </w:rPr>
        <w:t>les</w:t>
      </w:r>
      <w:r>
        <w:rPr>
          <w:spacing w:val="-14"/>
          <w:w w:val="105"/>
        </w:rPr>
        <w:t xml:space="preserve"> </w:t>
      </w:r>
      <w:r>
        <w:rPr>
          <w:w w:val="105"/>
        </w:rPr>
        <w:t>deux</w:t>
      </w:r>
      <w:r>
        <w:rPr>
          <w:spacing w:val="-14"/>
          <w:w w:val="105"/>
        </w:rPr>
        <w:t xml:space="preserve"> </w:t>
      </w:r>
      <w:r>
        <w:rPr>
          <w:w w:val="105"/>
        </w:rPr>
        <w:t>signaux</w:t>
      </w:r>
      <w:r>
        <w:rPr>
          <w:spacing w:val="-14"/>
          <w:w w:val="105"/>
        </w:rPr>
        <w:t xml:space="preserve"> </w:t>
      </w:r>
      <w:r>
        <w:rPr>
          <w:w w:val="105"/>
        </w:rPr>
        <w:t>d’autorisations</w:t>
      </w:r>
      <w:r>
        <w:rPr>
          <w:spacing w:val="-14"/>
          <w:w w:val="105"/>
        </w:rPr>
        <w:t xml:space="preserve"> </w:t>
      </w:r>
      <w:r>
        <w:rPr>
          <w:w w:val="105"/>
        </w:rPr>
        <w:t>(signal</w:t>
      </w:r>
      <w:r>
        <w:rPr>
          <w:spacing w:val="-14"/>
          <w:w w:val="105"/>
        </w:rPr>
        <w:t xml:space="preserve"> </w:t>
      </w:r>
      <w:r>
        <w:rPr>
          <w:w w:val="105"/>
        </w:rPr>
        <w:t>d’au</w:t>
      </w:r>
      <w:del w:id="151" w:author="Unknown Author" w:date="2025-01-28T13:25:00Z">
        <w:r>
          <w:rPr>
            <w:w w:val="105"/>
          </w:rPr>
          <w:delText xml:space="preserve">- </w:delText>
        </w:r>
      </w:del>
      <w:r>
        <w:rPr>
          <w:w w:val="105"/>
        </w:rPr>
        <w:t>torisation émis par l’opérateur et signal d’autorisation lors de la séparation du ballon émis par l’OBC de la NSO) de manière simultanée.</w:t>
      </w:r>
      <w:commentRangeStart w:id="152"/>
      <w:commentRangeEnd w:id="152"/>
      <w:del w:id="153" w:author="Unknown Author" w:date="2025-01-28T13:25:00Z">
        <w:r>
          <w:commentReference w:id="152"/>
        </w:r>
      </w:del>
    </w:p>
    <w:p w14:paraId="060818C4" w14:textId="77777777" w:rsidR="007F7DC4" w:rsidRDefault="007F7DC4">
      <w:pPr>
        <w:pStyle w:val="Corpsdetexte"/>
        <w:spacing w:before="10"/>
      </w:pPr>
    </w:p>
    <w:p w14:paraId="7FAAC535" w14:textId="77777777" w:rsidR="007F7DC4" w:rsidRDefault="00000000">
      <w:pPr>
        <w:pStyle w:val="Corpsdetexte"/>
        <w:spacing w:before="1" w:line="252" w:lineRule="auto"/>
        <w:ind w:left="105" w:right="523" w:firstLine="351"/>
        <w:jc w:val="both"/>
      </w:pPr>
      <w:r>
        <w:rPr>
          <w:w w:val="105"/>
        </w:rPr>
        <w:t xml:space="preserve">De plus, nous utilisons les deux signaux sur les deux </w:t>
      </w:r>
      <w:proofErr w:type="spellStart"/>
      <w:r>
        <w:rPr>
          <w:w w:val="105"/>
        </w:rPr>
        <w:t>microcontroleurs</w:t>
      </w:r>
      <w:proofErr w:type="spellEnd"/>
      <w:r>
        <w:rPr>
          <w:w w:val="105"/>
        </w:rPr>
        <w:t xml:space="preserve"> afin de s’assurer</w:t>
      </w:r>
      <w:r>
        <w:rPr>
          <w:spacing w:val="35"/>
          <w:w w:val="105"/>
        </w:rPr>
        <w:t xml:space="preserve"> </w:t>
      </w:r>
      <w:r>
        <w:rPr>
          <w:w w:val="105"/>
        </w:rPr>
        <w:t>de</w:t>
      </w:r>
      <w:r>
        <w:rPr>
          <w:spacing w:val="35"/>
          <w:w w:val="105"/>
        </w:rPr>
        <w:t xml:space="preserve"> </w:t>
      </w:r>
      <w:r>
        <w:rPr>
          <w:w w:val="105"/>
        </w:rPr>
        <w:t>la</w:t>
      </w:r>
      <w:r>
        <w:rPr>
          <w:spacing w:val="35"/>
          <w:w w:val="105"/>
        </w:rPr>
        <w:t xml:space="preserve"> </w:t>
      </w:r>
      <w:r>
        <w:rPr>
          <w:w w:val="105"/>
        </w:rPr>
        <w:t>robustesse</w:t>
      </w:r>
      <w:r>
        <w:rPr>
          <w:spacing w:val="35"/>
          <w:w w:val="105"/>
        </w:rPr>
        <w:t xml:space="preserve"> </w:t>
      </w:r>
      <w:r>
        <w:rPr>
          <w:w w:val="105"/>
        </w:rPr>
        <w:t>à</w:t>
      </w:r>
      <w:r>
        <w:rPr>
          <w:spacing w:val="35"/>
          <w:w w:val="105"/>
        </w:rPr>
        <w:t xml:space="preserve"> </w:t>
      </w:r>
      <w:r>
        <w:rPr>
          <w:w w:val="105"/>
        </w:rPr>
        <w:t>une</w:t>
      </w:r>
      <w:r>
        <w:rPr>
          <w:spacing w:val="35"/>
          <w:w w:val="105"/>
        </w:rPr>
        <w:t xml:space="preserve"> </w:t>
      </w:r>
      <w:r>
        <w:rPr>
          <w:w w:val="105"/>
        </w:rPr>
        <w:t>panne</w:t>
      </w:r>
      <w:r>
        <w:rPr>
          <w:spacing w:val="35"/>
          <w:w w:val="105"/>
        </w:rPr>
        <w:t xml:space="preserve"> </w:t>
      </w:r>
      <w:r>
        <w:rPr>
          <w:w w:val="105"/>
        </w:rPr>
        <w:t>simple.</w:t>
      </w:r>
      <w:r>
        <w:rPr>
          <w:spacing w:val="35"/>
          <w:w w:val="105"/>
        </w:rPr>
        <w:t xml:space="preserve"> </w:t>
      </w:r>
      <w:r>
        <w:rPr>
          <w:w w:val="105"/>
        </w:rPr>
        <w:t>Lors</w:t>
      </w:r>
      <w:r>
        <w:rPr>
          <w:spacing w:val="35"/>
          <w:w w:val="105"/>
        </w:rPr>
        <w:t xml:space="preserve"> </w:t>
      </w:r>
      <w:r>
        <w:rPr>
          <w:w w:val="105"/>
        </w:rPr>
        <w:t>de</w:t>
      </w:r>
      <w:r>
        <w:rPr>
          <w:spacing w:val="35"/>
          <w:w w:val="105"/>
        </w:rPr>
        <w:t xml:space="preserve"> </w:t>
      </w:r>
      <w:r>
        <w:rPr>
          <w:w w:val="105"/>
        </w:rPr>
        <w:t>la</w:t>
      </w:r>
      <w:r>
        <w:rPr>
          <w:spacing w:val="35"/>
          <w:w w:val="105"/>
        </w:rPr>
        <w:t xml:space="preserve"> </w:t>
      </w:r>
      <w:r>
        <w:rPr>
          <w:w w:val="105"/>
        </w:rPr>
        <w:t>phase</w:t>
      </w:r>
      <w:r>
        <w:rPr>
          <w:spacing w:val="35"/>
          <w:w w:val="105"/>
        </w:rPr>
        <w:t xml:space="preserve"> </w:t>
      </w:r>
      <w:r>
        <w:rPr>
          <w:w w:val="105"/>
        </w:rPr>
        <w:t>de</w:t>
      </w:r>
      <w:r>
        <w:rPr>
          <w:spacing w:val="35"/>
          <w:w w:val="105"/>
        </w:rPr>
        <w:t xml:space="preserve"> </w:t>
      </w:r>
      <w:r>
        <w:rPr>
          <w:w w:val="105"/>
        </w:rPr>
        <w:t>préparation au sol, les deux conditions sur le capteur GPS et le capteur d’effort sont vérifiés (position verticale constante et effort nul) donc si l’on utilise uniquement un des signaux d’autorisation alors on risque d’avoir un déventement accidentel. Utiliser les deux signaux d’autorisation nous permettra</w:t>
      </w:r>
      <w:del w:id="154" w:author="Mirc Frederi" w:date="2025-01-06T11:19:00Z">
        <w:r>
          <w:rPr>
            <w:w w:val="105"/>
          </w:rPr>
          <w:delText>s</w:delText>
        </w:r>
      </w:del>
      <w:r>
        <w:rPr>
          <w:w w:val="105"/>
        </w:rPr>
        <w:t xml:space="preserve"> de nous assurer que l’on ne dé- vente pas au sol.</w:t>
      </w:r>
    </w:p>
    <w:p w14:paraId="555C7053" w14:textId="77777777" w:rsidR="007F7DC4" w:rsidRDefault="007F7DC4">
      <w:pPr>
        <w:pStyle w:val="Corpsdetexte"/>
        <w:spacing w:before="6"/>
      </w:pPr>
    </w:p>
    <w:p w14:paraId="564DF38C" w14:textId="77777777" w:rsidR="007F7DC4" w:rsidRDefault="00000000">
      <w:pPr>
        <w:spacing w:before="1" w:line="252" w:lineRule="auto"/>
        <w:ind w:left="105" w:right="523" w:firstLine="351"/>
        <w:jc w:val="both"/>
        <w:sectPr w:rsidR="007F7DC4">
          <w:headerReference w:type="default" r:id="rId54"/>
          <w:footerReference w:type="default" r:id="rId55"/>
          <w:pgSz w:w="11906" w:h="16838"/>
          <w:pgMar w:top="1720" w:right="1260" w:bottom="1440" w:left="1680" w:header="1134" w:footer="1255" w:gutter="0"/>
          <w:cols w:space="720"/>
          <w:formProt w:val="0"/>
          <w:docGrid w:linePitch="100" w:charSpace="4096"/>
        </w:sectPr>
      </w:pPr>
      <w:r>
        <w:rPr>
          <w:i/>
          <w:w w:val="105"/>
          <w:sz w:val="24"/>
          <w:u w:val="single"/>
        </w:rPr>
        <w:t>Remarque</w:t>
      </w:r>
      <w:r>
        <w:rPr>
          <w:i/>
          <w:spacing w:val="-16"/>
          <w:w w:val="105"/>
          <w:sz w:val="24"/>
        </w:rPr>
        <w:t xml:space="preserve"> </w:t>
      </w:r>
      <w:r>
        <w:rPr>
          <w:i/>
          <w:w w:val="105"/>
          <w:sz w:val="24"/>
        </w:rPr>
        <w:t>:</w:t>
      </w:r>
      <w:r>
        <w:rPr>
          <w:i/>
          <w:spacing w:val="-16"/>
          <w:w w:val="105"/>
          <w:sz w:val="24"/>
        </w:rPr>
        <w:t xml:space="preserve"> </w:t>
      </w:r>
      <w:r>
        <w:rPr>
          <w:i/>
          <w:w w:val="105"/>
          <w:sz w:val="24"/>
        </w:rPr>
        <w:t>Lors</w:t>
      </w:r>
      <w:r>
        <w:rPr>
          <w:i/>
          <w:spacing w:val="-16"/>
          <w:w w:val="105"/>
          <w:sz w:val="24"/>
        </w:rPr>
        <w:t xml:space="preserve"> </w:t>
      </w:r>
      <w:r>
        <w:rPr>
          <w:i/>
          <w:w w:val="105"/>
          <w:sz w:val="24"/>
        </w:rPr>
        <w:t>de</w:t>
      </w:r>
      <w:r>
        <w:rPr>
          <w:i/>
          <w:spacing w:val="-15"/>
          <w:w w:val="105"/>
          <w:sz w:val="24"/>
        </w:rPr>
        <w:t xml:space="preserve"> </w:t>
      </w:r>
      <w:r>
        <w:rPr>
          <w:i/>
          <w:w w:val="105"/>
          <w:sz w:val="24"/>
        </w:rPr>
        <w:t>la</w:t>
      </w:r>
      <w:r>
        <w:rPr>
          <w:i/>
          <w:spacing w:val="-16"/>
          <w:w w:val="105"/>
          <w:sz w:val="24"/>
        </w:rPr>
        <w:t xml:space="preserve"> </w:t>
      </w:r>
      <w:r>
        <w:rPr>
          <w:i/>
          <w:w w:val="105"/>
          <w:sz w:val="24"/>
        </w:rPr>
        <w:t>vérification</w:t>
      </w:r>
      <w:r>
        <w:rPr>
          <w:i/>
          <w:spacing w:val="-16"/>
          <w:w w:val="105"/>
          <w:sz w:val="24"/>
        </w:rPr>
        <w:t xml:space="preserve"> </w:t>
      </w:r>
      <w:r>
        <w:rPr>
          <w:i/>
          <w:w w:val="105"/>
          <w:sz w:val="24"/>
        </w:rPr>
        <w:t>de</w:t>
      </w:r>
      <w:r>
        <w:rPr>
          <w:i/>
          <w:spacing w:val="-16"/>
          <w:w w:val="105"/>
          <w:sz w:val="24"/>
        </w:rPr>
        <w:t xml:space="preserve"> </w:t>
      </w:r>
      <w:r>
        <w:rPr>
          <w:i/>
          <w:w w:val="105"/>
          <w:sz w:val="24"/>
        </w:rPr>
        <w:t>bonne</w:t>
      </w:r>
      <w:r>
        <w:rPr>
          <w:i/>
          <w:spacing w:val="-15"/>
          <w:w w:val="105"/>
          <w:sz w:val="24"/>
        </w:rPr>
        <w:t xml:space="preserve"> </w:t>
      </w:r>
      <w:r>
        <w:rPr>
          <w:i/>
          <w:w w:val="105"/>
          <w:sz w:val="24"/>
        </w:rPr>
        <w:t>santé</w:t>
      </w:r>
      <w:r>
        <w:rPr>
          <w:i/>
          <w:spacing w:val="-16"/>
          <w:w w:val="105"/>
          <w:sz w:val="24"/>
        </w:rPr>
        <w:t xml:space="preserve"> </w:t>
      </w:r>
      <w:r>
        <w:rPr>
          <w:i/>
          <w:w w:val="105"/>
          <w:sz w:val="24"/>
        </w:rPr>
        <w:t>du</w:t>
      </w:r>
      <w:r>
        <w:rPr>
          <w:i/>
          <w:spacing w:val="-16"/>
          <w:w w:val="105"/>
          <w:sz w:val="24"/>
        </w:rPr>
        <w:t xml:space="preserve"> </w:t>
      </w:r>
      <w:r>
        <w:rPr>
          <w:i/>
          <w:w w:val="105"/>
          <w:sz w:val="24"/>
        </w:rPr>
        <w:t>système</w:t>
      </w:r>
      <w:r>
        <w:rPr>
          <w:i/>
          <w:spacing w:val="-16"/>
          <w:w w:val="105"/>
          <w:sz w:val="24"/>
        </w:rPr>
        <w:t xml:space="preserve"> </w:t>
      </w:r>
      <w:r>
        <w:rPr>
          <w:i/>
          <w:w w:val="105"/>
          <w:sz w:val="24"/>
        </w:rPr>
        <w:t>au</w:t>
      </w:r>
      <w:r>
        <w:rPr>
          <w:i/>
          <w:spacing w:val="-15"/>
          <w:w w:val="105"/>
          <w:sz w:val="24"/>
        </w:rPr>
        <w:t xml:space="preserve"> </w:t>
      </w:r>
      <w:r>
        <w:rPr>
          <w:i/>
          <w:w w:val="105"/>
          <w:sz w:val="24"/>
        </w:rPr>
        <w:t>sol,</w:t>
      </w:r>
      <w:r>
        <w:rPr>
          <w:i/>
          <w:spacing w:val="-16"/>
          <w:w w:val="105"/>
          <w:sz w:val="24"/>
        </w:rPr>
        <w:t xml:space="preserve"> </w:t>
      </w:r>
      <w:r>
        <w:rPr>
          <w:i/>
          <w:w w:val="105"/>
          <w:sz w:val="24"/>
        </w:rPr>
        <w:t>le</w:t>
      </w:r>
      <w:r>
        <w:rPr>
          <w:i/>
          <w:spacing w:val="-16"/>
          <w:w w:val="105"/>
          <w:sz w:val="24"/>
        </w:rPr>
        <w:t xml:space="preserve"> </w:t>
      </w:r>
      <w:r>
        <w:rPr>
          <w:i/>
          <w:w w:val="105"/>
          <w:sz w:val="24"/>
        </w:rPr>
        <w:t>ballon</w:t>
      </w:r>
      <w:r>
        <w:rPr>
          <w:i/>
          <w:spacing w:val="-16"/>
          <w:w w:val="105"/>
          <w:sz w:val="24"/>
        </w:rPr>
        <w:t xml:space="preserve"> </w:t>
      </w:r>
      <w:r>
        <w:rPr>
          <w:i/>
          <w:w w:val="105"/>
          <w:sz w:val="24"/>
        </w:rPr>
        <w:t>va être séparé du reste du système et le signal d’autorisation de séparation du ballon sera envoyé et il y aura alors un risque de déventement intempestif si nous avons une panne sur le signal d’autorisation de l’opérateur.</w:t>
      </w:r>
    </w:p>
    <w:p w14:paraId="07852212" w14:textId="77777777" w:rsidR="007F7DC4" w:rsidRDefault="007F7DC4">
      <w:pPr>
        <w:pStyle w:val="Corpsdetexte"/>
        <w:spacing w:before="6"/>
        <w:rPr>
          <w:i/>
          <w:sz w:val="14"/>
        </w:rPr>
      </w:pPr>
    </w:p>
    <w:p w14:paraId="1978C8B6" w14:textId="77777777" w:rsidR="007F7DC4" w:rsidRDefault="00000000">
      <w:pPr>
        <w:pStyle w:val="Corpsdetexte"/>
        <w:ind w:left="105"/>
      </w:pPr>
      <w:r>
        <w:rPr>
          <w:noProof/>
        </w:rPr>
        <w:drawing>
          <wp:inline distT="0" distB="0" distL="0" distR="0" wp14:anchorId="0CD8AD7F" wp14:editId="6F8494E9">
            <wp:extent cx="5341620" cy="7340600"/>
            <wp:effectExtent l="0" t="0" r="0" b="0"/>
            <wp:docPr id="22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18"/>
                    <pic:cNvPicPr>
                      <a:picLocks noChangeAspect="1" noChangeArrowheads="1"/>
                    </pic:cNvPicPr>
                  </pic:nvPicPr>
                  <pic:blipFill>
                    <a:blip r:embed="rId56"/>
                    <a:stretch>
                      <a:fillRect/>
                    </a:stretch>
                  </pic:blipFill>
                  <pic:spPr bwMode="auto">
                    <a:xfrm>
                      <a:off x="0" y="0"/>
                      <a:ext cx="5341620" cy="7340600"/>
                    </a:xfrm>
                    <a:prstGeom prst="rect">
                      <a:avLst/>
                    </a:prstGeom>
                  </pic:spPr>
                </pic:pic>
              </a:graphicData>
            </a:graphic>
          </wp:inline>
        </w:drawing>
      </w:r>
    </w:p>
    <w:p w14:paraId="49B89C1F" w14:textId="77777777" w:rsidR="007F7DC4" w:rsidRDefault="00000000">
      <w:pPr>
        <w:pStyle w:val="Corpsdetexte"/>
        <w:spacing w:before="65"/>
        <w:ind w:left="105"/>
      </w:pPr>
      <w:bookmarkStart w:id="155" w:name="_bookmark29"/>
      <w:bookmarkEnd w:id="155"/>
      <w:commentRangeStart w:id="156"/>
      <w:r>
        <w:rPr>
          <w:rFonts w:ascii="Cambria" w:hAnsi="Cambria"/>
          <w:w w:val="105"/>
        </w:rPr>
        <w:t>F</w:t>
      </w:r>
      <w:r>
        <w:rPr>
          <w:rFonts w:ascii="Cambria" w:hAnsi="Cambria"/>
          <w:smallCaps/>
          <w:w w:val="105"/>
        </w:rPr>
        <w:t>igure</w:t>
      </w:r>
      <w:r>
        <w:rPr>
          <w:rFonts w:ascii="Cambria" w:hAnsi="Cambria"/>
          <w:spacing w:val="65"/>
          <w:w w:val="105"/>
        </w:rPr>
        <w:t xml:space="preserve"> </w:t>
      </w:r>
      <w:r>
        <w:rPr>
          <w:rFonts w:ascii="Cambria" w:hAnsi="Cambria"/>
          <w:w w:val="105"/>
        </w:rPr>
        <w:t>8</w:t>
      </w:r>
      <w:r>
        <w:rPr>
          <w:rFonts w:ascii="Cambria" w:hAnsi="Cambria"/>
          <w:spacing w:val="56"/>
          <w:w w:val="105"/>
        </w:rPr>
        <w:t xml:space="preserve"> </w:t>
      </w:r>
      <w:r>
        <w:rPr>
          <w:w w:val="105"/>
        </w:rPr>
        <w:t>–</w:t>
      </w:r>
      <w:r>
        <w:rPr>
          <w:spacing w:val="49"/>
          <w:w w:val="105"/>
        </w:rPr>
        <w:t xml:space="preserve"> </w:t>
      </w:r>
      <w:r>
        <w:rPr>
          <w:w w:val="105"/>
        </w:rPr>
        <w:t>Diagramme</w:t>
      </w:r>
      <w:r>
        <w:rPr>
          <w:spacing w:val="49"/>
          <w:w w:val="105"/>
        </w:rPr>
        <w:t xml:space="preserve"> </w:t>
      </w:r>
      <w:r>
        <w:rPr>
          <w:w w:val="105"/>
        </w:rPr>
        <w:t>de</w:t>
      </w:r>
      <w:r>
        <w:rPr>
          <w:spacing w:val="49"/>
          <w:w w:val="105"/>
        </w:rPr>
        <w:t xml:space="preserve"> </w:t>
      </w:r>
      <w:r>
        <w:rPr>
          <w:w w:val="105"/>
        </w:rPr>
        <w:t>séquence</w:t>
      </w:r>
      <w:r>
        <w:rPr>
          <w:spacing w:val="49"/>
          <w:w w:val="105"/>
        </w:rPr>
        <w:t xml:space="preserve"> </w:t>
      </w:r>
      <w:r>
        <w:rPr>
          <w:w w:val="105"/>
        </w:rPr>
        <w:t>des</w:t>
      </w:r>
      <w:r>
        <w:rPr>
          <w:spacing w:val="48"/>
          <w:w w:val="105"/>
        </w:rPr>
        <w:t xml:space="preserve"> </w:t>
      </w:r>
      <w:r>
        <w:rPr>
          <w:w w:val="105"/>
        </w:rPr>
        <w:t>interactions</w:t>
      </w:r>
      <w:r>
        <w:rPr>
          <w:spacing w:val="49"/>
          <w:w w:val="105"/>
        </w:rPr>
        <w:t xml:space="preserve"> </w:t>
      </w:r>
      <w:r>
        <w:rPr>
          <w:w w:val="105"/>
        </w:rPr>
        <w:t>entre</w:t>
      </w:r>
      <w:r>
        <w:rPr>
          <w:spacing w:val="49"/>
          <w:w w:val="105"/>
        </w:rPr>
        <w:t xml:space="preserve"> </w:t>
      </w:r>
      <w:r>
        <w:rPr>
          <w:w w:val="105"/>
        </w:rPr>
        <w:t>les</w:t>
      </w:r>
      <w:r>
        <w:rPr>
          <w:spacing w:val="49"/>
          <w:w w:val="105"/>
        </w:rPr>
        <w:t xml:space="preserve"> </w:t>
      </w:r>
      <w:r>
        <w:rPr>
          <w:w w:val="105"/>
        </w:rPr>
        <w:t>composants</w:t>
      </w:r>
      <w:r>
        <w:rPr>
          <w:spacing w:val="49"/>
          <w:w w:val="105"/>
        </w:rPr>
        <w:t xml:space="preserve"> </w:t>
      </w:r>
      <w:r>
        <w:rPr>
          <w:spacing w:val="-5"/>
          <w:w w:val="105"/>
        </w:rPr>
        <w:t>du</w:t>
      </w:r>
    </w:p>
    <w:p w14:paraId="4A4A3F55" w14:textId="77777777" w:rsidR="007F7DC4" w:rsidRDefault="00000000">
      <w:pPr>
        <w:pStyle w:val="Corpsdetexte"/>
        <w:spacing w:before="11"/>
        <w:ind w:left="105"/>
        <w:sectPr w:rsidR="007F7DC4">
          <w:headerReference w:type="default" r:id="rId57"/>
          <w:footerReference w:type="default" r:id="rId58"/>
          <w:pgSz w:w="11906" w:h="16838"/>
          <w:pgMar w:top="1720" w:right="1260" w:bottom="1440" w:left="1680" w:header="1134" w:footer="1255" w:gutter="0"/>
          <w:cols w:space="720"/>
          <w:formProt w:val="0"/>
          <w:docGrid w:linePitch="100" w:charSpace="4096"/>
        </w:sectPr>
      </w:pPr>
      <w:proofErr w:type="gramStart"/>
      <w:r>
        <w:rPr>
          <w:w w:val="105"/>
        </w:rPr>
        <w:t>système</w:t>
      </w:r>
      <w:proofErr w:type="gramEnd"/>
      <w:r>
        <w:rPr>
          <w:spacing w:val="-2"/>
          <w:w w:val="105"/>
        </w:rPr>
        <w:t xml:space="preserve"> embarqué</w:t>
      </w:r>
      <w:commentRangeEnd w:id="156"/>
      <w:r>
        <w:commentReference w:id="156"/>
      </w:r>
    </w:p>
    <w:p w14:paraId="1D6C7334" w14:textId="77777777" w:rsidR="007F7DC4" w:rsidRDefault="00000000">
      <w:pPr>
        <w:pStyle w:val="Corpsdetexte"/>
        <w:spacing w:before="182" w:line="252" w:lineRule="auto"/>
        <w:ind w:left="105" w:right="524" w:firstLine="351"/>
        <w:jc w:val="both"/>
      </w:pPr>
      <w:r>
        <w:rPr>
          <w:w w:val="105"/>
        </w:rPr>
        <w:lastRenderedPageBreak/>
        <w:t>Le</w:t>
      </w:r>
      <w:r>
        <w:rPr>
          <w:spacing w:val="-16"/>
          <w:w w:val="105"/>
        </w:rPr>
        <w:t xml:space="preserve"> </w:t>
      </w:r>
      <w:r>
        <w:rPr>
          <w:w w:val="105"/>
        </w:rPr>
        <w:t>diagramme</w:t>
      </w:r>
      <w:r>
        <w:rPr>
          <w:spacing w:val="-16"/>
          <w:w w:val="105"/>
        </w:rPr>
        <w:t xml:space="preserve"> </w:t>
      </w:r>
      <w:hyperlink w:anchor="_bookmark29">
        <w:r w:rsidR="007F7DC4">
          <w:rPr>
            <w:w w:val="105"/>
          </w:rPr>
          <w:t>8</w:t>
        </w:r>
      </w:hyperlink>
      <w:r>
        <w:rPr>
          <w:spacing w:val="-16"/>
          <w:w w:val="105"/>
        </w:rPr>
        <w:t xml:space="preserve"> </w:t>
      </w:r>
      <w:r>
        <w:rPr>
          <w:w w:val="105"/>
        </w:rPr>
        <w:t>montre</w:t>
      </w:r>
      <w:r>
        <w:rPr>
          <w:spacing w:val="-15"/>
          <w:w w:val="105"/>
        </w:rPr>
        <w:t xml:space="preserve"> </w:t>
      </w:r>
      <w:r>
        <w:rPr>
          <w:w w:val="105"/>
        </w:rPr>
        <w:t>les</w:t>
      </w:r>
      <w:r>
        <w:rPr>
          <w:spacing w:val="-16"/>
          <w:w w:val="105"/>
        </w:rPr>
        <w:t xml:space="preserve"> </w:t>
      </w:r>
      <w:r>
        <w:rPr>
          <w:w w:val="105"/>
        </w:rPr>
        <w:t>séquences</w:t>
      </w:r>
      <w:r>
        <w:rPr>
          <w:spacing w:val="-16"/>
          <w:w w:val="105"/>
        </w:rPr>
        <w:t xml:space="preserve"> </w:t>
      </w:r>
      <w:r>
        <w:rPr>
          <w:w w:val="105"/>
        </w:rPr>
        <w:t>d’initialisation</w:t>
      </w:r>
      <w:r>
        <w:rPr>
          <w:spacing w:val="-16"/>
          <w:w w:val="105"/>
        </w:rPr>
        <w:t xml:space="preserve"> </w:t>
      </w:r>
      <w:r>
        <w:rPr>
          <w:w w:val="105"/>
        </w:rPr>
        <w:t>et</w:t>
      </w:r>
      <w:r>
        <w:rPr>
          <w:spacing w:val="-15"/>
          <w:w w:val="105"/>
        </w:rPr>
        <w:t xml:space="preserve"> </w:t>
      </w:r>
      <w:r>
        <w:rPr>
          <w:w w:val="105"/>
        </w:rPr>
        <w:t>de</w:t>
      </w:r>
      <w:r>
        <w:rPr>
          <w:spacing w:val="-16"/>
          <w:w w:val="105"/>
        </w:rPr>
        <w:t xml:space="preserve"> </w:t>
      </w:r>
      <w:r>
        <w:rPr>
          <w:w w:val="105"/>
        </w:rPr>
        <w:t>communication</w:t>
      </w:r>
      <w:r>
        <w:rPr>
          <w:spacing w:val="-16"/>
          <w:w w:val="105"/>
        </w:rPr>
        <w:t xml:space="preserve"> </w:t>
      </w:r>
      <w:r>
        <w:rPr>
          <w:w w:val="105"/>
        </w:rPr>
        <w:t>entre les modules :</w:t>
      </w:r>
    </w:p>
    <w:p w14:paraId="648C44C4" w14:textId="77777777" w:rsidR="007F7DC4" w:rsidRDefault="007F7DC4">
      <w:pPr>
        <w:pStyle w:val="Corpsdetexte"/>
        <w:spacing w:before="11"/>
      </w:pPr>
    </w:p>
    <w:p w14:paraId="7436F9DA" w14:textId="77777777" w:rsidR="007F7DC4" w:rsidRDefault="00000000">
      <w:pPr>
        <w:pStyle w:val="Corpsdetexte"/>
        <w:spacing w:line="252" w:lineRule="auto"/>
        <w:ind w:left="105" w:right="523" w:firstLine="351"/>
        <w:jc w:val="both"/>
      </w:pPr>
      <w:r>
        <w:rPr>
          <w:w w:val="105"/>
        </w:rPr>
        <w:t>Tout</w:t>
      </w:r>
      <w:r>
        <w:rPr>
          <w:spacing w:val="-12"/>
          <w:w w:val="105"/>
        </w:rPr>
        <w:t xml:space="preserve"> </w:t>
      </w:r>
      <w:r>
        <w:rPr>
          <w:w w:val="105"/>
        </w:rPr>
        <w:t>d’abord,</w:t>
      </w:r>
      <w:r>
        <w:rPr>
          <w:spacing w:val="-12"/>
          <w:w w:val="105"/>
        </w:rPr>
        <w:t xml:space="preserve"> </w:t>
      </w:r>
      <w:r>
        <w:rPr>
          <w:w w:val="105"/>
        </w:rPr>
        <w:t>l’opérateur</w:t>
      </w:r>
      <w:r>
        <w:rPr>
          <w:spacing w:val="-13"/>
          <w:w w:val="105"/>
        </w:rPr>
        <w:t xml:space="preserve"> </w:t>
      </w:r>
      <w:r>
        <w:rPr>
          <w:w w:val="105"/>
        </w:rPr>
        <w:t>effectue</w:t>
      </w:r>
      <w:r>
        <w:rPr>
          <w:spacing w:val="-12"/>
          <w:w w:val="105"/>
        </w:rPr>
        <w:t xml:space="preserve"> </w:t>
      </w:r>
      <w:r>
        <w:rPr>
          <w:w w:val="105"/>
        </w:rPr>
        <w:t>des</w:t>
      </w:r>
      <w:r>
        <w:rPr>
          <w:spacing w:val="-12"/>
          <w:w w:val="105"/>
        </w:rPr>
        <w:t xml:space="preserve"> </w:t>
      </w:r>
      <w:r>
        <w:rPr>
          <w:w w:val="105"/>
        </w:rPr>
        <w:t>opérations</w:t>
      </w:r>
      <w:r>
        <w:rPr>
          <w:spacing w:val="-12"/>
          <w:w w:val="105"/>
        </w:rPr>
        <w:t xml:space="preserve"> </w:t>
      </w:r>
      <w:r>
        <w:rPr>
          <w:w w:val="105"/>
        </w:rPr>
        <w:t>ainsi</w:t>
      </w:r>
      <w:r>
        <w:rPr>
          <w:spacing w:val="-12"/>
          <w:w w:val="105"/>
        </w:rPr>
        <w:t xml:space="preserve"> </w:t>
      </w:r>
      <w:r>
        <w:rPr>
          <w:w w:val="105"/>
        </w:rPr>
        <w:t>que</w:t>
      </w:r>
      <w:r>
        <w:rPr>
          <w:spacing w:val="-12"/>
          <w:w w:val="105"/>
        </w:rPr>
        <w:t xml:space="preserve"> </w:t>
      </w:r>
      <w:r>
        <w:rPr>
          <w:w w:val="105"/>
        </w:rPr>
        <w:t>l</w:t>
      </w:r>
      <w:ins w:id="157" w:author="Unknown Author" w:date="2025-01-28T13:25:00Z">
        <w:r>
          <w:rPr>
            <w:w w:val="105"/>
          </w:rPr>
          <w:t xml:space="preserve">a mise </w:t>
        </w:r>
      </w:ins>
      <w:ins w:id="158" w:author="Unknown Author" w:date="2025-01-28T13:26:00Z">
        <w:r>
          <w:rPr>
            <w:w w:val="105"/>
          </w:rPr>
          <w:t xml:space="preserve">sous tension </w:t>
        </w:r>
      </w:ins>
      <w:del w:id="159" w:author="Unknown Author" w:date="2025-01-28T13:25:00Z">
        <w:r>
          <w:rPr>
            <w:w w:val="105"/>
          </w:rPr>
          <w:delText>’activation</w:delText>
        </w:r>
        <w:commentRangeStart w:id="160"/>
        <w:commentRangeEnd w:id="160"/>
        <w:r>
          <w:commentReference w:id="160"/>
        </w:r>
      </w:del>
      <w:r>
        <w:rPr>
          <w:spacing w:val="-12"/>
          <w:w w:val="105"/>
        </w:rPr>
        <w:t xml:space="preserve"> </w:t>
      </w:r>
      <w:r>
        <w:rPr>
          <w:w w:val="105"/>
        </w:rPr>
        <w:t>des</w:t>
      </w:r>
      <w:r>
        <w:rPr>
          <w:spacing w:val="-12"/>
          <w:w w:val="105"/>
        </w:rPr>
        <w:t xml:space="preserve"> </w:t>
      </w:r>
      <w:r>
        <w:rPr>
          <w:w w:val="105"/>
        </w:rPr>
        <w:t xml:space="preserve">deux microcontrôleurs. Ensuite, nous entrons dans la partie </w:t>
      </w:r>
      <w:proofErr w:type="spellStart"/>
      <w:r>
        <w:rPr>
          <w:i/>
          <w:w w:val="105"/>
        </w:rPr>
        <w:t>loop</w:t>
      </w:r>
      <w:proofErr w:type="spellEnd"/>
      <w:r>
        <w:rPr>
          <w:w w:val="105"/>
        </w:rPr>
        <w:t xml:space="preserve">. Chaque </w:t>
      </w:r>
      <w:proofErr w:type="spellStart"/>
      <w:r>
        <w:rPr>
          <w:w w:val="105"/>
        </w:rPr>
        <w:t>microcontrô</w:t>
      </w:r>
      <w:proofErr w:type="spellEnd"/>
      <w:r>
        <w:rPr>
          <w:w w:val="105"/>
        </w:rPr>
        <w:t>- leur relève les données envoyées par les capteurs et les stocke.</w:t>
      </w:r>
    </w:p>
    <w:p w14:paraId="7C1C1A8D" w14:textId="77777777" w:rsidR="007F7DC4" w:rsidRDefault="00000000">
      <w:pPr>
        <w:pStyle w:val="Corpsdetexte"/>
        <w:spacing w:line="273" w:lineRule="exact"/>
        <w:ind w:left="457"/>
        <w:jc w:val="both"/>
      </w:pPr>
      <w:r>
        <w:rPr>
          <w:w w:val="105"/>
        </w:rPr>
        <w:t>Dans</w:t>
      </w:r>
      <w:r>
        <w:rPr>
          <w:spacing w:val="6"/>
          <w:w w:val="105"/>
        </w:rPr>
        <w:t xml:space="preserve"> </w:t>
      </w:r>
      <w:r>
        <w:rPr>
          <w:w w:val="105"/>
        </w:rPr>
        <w:t>la</w:t>
      </w:r>
      <w:r>
        <w:rPr>
          <w:spacing w:val="7"/>
          <w:w w:val="105"/>
        </w:rPr>
        <w:t xml:space="preserve"> </w:t>
      </w:r>
      <w:r>
        <w:rPr>
          <w:w w:val="105"/>
        </w:rPr>
        <w:t>partie</w:t>
      </w:r>
      <w:r>
        <w:rPr>
          <w:spacing w:val="6"/>
          <w:w w:val="105"/>
        </w:rPr>
        <w:t xml:space="preserve"> </w:t>
      </w:r>
      <w:proofErr w:type="spellStart"/>
      <w:r>
        <w:rPr>
          <w:i/>
          <w:w w:val="105"/>
        </w:rPr>
        <w:t>loop</w:t>
      </w:r>
      <w:proofErr w:type="spellEnd"/>
      <w:r>
        <w:rPr>
          <w:w w:val="105"/>
        </w:rPr>
        <w:t>,</w:t>
      </w:r>
      <w:r>
        <w:rPr>
          <w:spacing w:val="6"/>
          <w:w w:val="105"/>
        </w:rPr>
        <w:t xml:space="preserve"> </w:t>
      </w:r>
      <w:r>
        <w:rPr>
          <w:w w:val="105"/>
        </w:rPr>
        <w:t>nous</w:t>
      </w:r>
      <w:r>
        <w:rPr>
          <w:spacing w:val="7"/>
          <w:w w:val="105"/>
        </w:rPr>
        <w:t xml:space="preserve"> </w:t>
      </w:r>
      <w:r>
        <w:rPr>
          <w:w w:val="105"/>
        </w:rPr>
        <w:t>distinguons</w:t>
      </w:r>
      <w:r>
        <w:rPr>
          <w:spacing w:val="6"/>
          <w:w w:val="105"/>
        </w:rPr>
        <w:t xml:space="preserve"> </w:t>
      </w:r>
      <w:r>
        <w:rPr>
          <w:w w:val="105"/>
        </w:rPr>
        <w:t>trois</w:t>
      </w:r>
      <w:r>
        <w:rPr>
          <w:spacing w:val="7"/>
          <w:w w:val="105"/>
        </w:rPr>
        <w:t xml:space="preserve"> </w:t>
      </w:r>
      <w:r>
        <w:rPr>
          <w:w w:val="105"/>
        </w:rPr>
        <w:t>types</w:t>
      </w:r>
      <w:r>
        <w:rPr>
          <w:spacing w:val="7"/>
          <w:w w:val="105"/>
        </w:rPr>
        <w:t xml:space="preserve"> </w:t>
      </w:r>
      <w:r>
        <w:rPr>
          <w:w w:val="105"/>
        </w:rPr>
        <w:t>de</w:t>
      </w:r>
      <w:r>
        <w:rPr>
          <w:spacing w:val="6"/>
          <w:w w:val="105"/>
        </w:rPr>
        <w:t xml:space="preserve"> </w:t>
      </w:r>
      <w:r>
        <w:rPr>
          <w:w w:val="105"/>
        </w:rPr>
        <w:t>séquences</w:t>
      </w:r>
      <w:r>
        <w:rPr>
          <w:spacing w:val="6"/>
          <w:w w:val="105"/>
        </w:rPr>
        <w:t xml:space="preserve"> </w:t>
      </w:r>
      <w:r>
        <w:rPr>
          <w:spacing w:val="-10"/>
          <w:w w:val="105"/>
        </w:rPr>
        <w:t>:</w:t>
      </w:r>
    </w:p>
    <w:p w14:paraId="5D3384E3" w14:textId="77777777" w:rsidR="007F7DC4" w:rsidRDefault="00000000">
      <w:pPr>
        <w:pStyle w:val="Paragraphedeliste"/>
        <w:numPr>
          <w:ilvl w:val="0"/>
          <w:numId w:val="2"/>
        </w:numPr>
        <w:tabs>
          <w:tab w:val="left" w:pos="688"/>
          <w:tab w:val="left" w:pos="691"/>
        </w:tabs>
        <w:spacing w:before="95" w:line="252" w:lineRule="auto"/>
        <w:ind w:right="524"/>
        <w:jc w:val="both"/>
      </w:pPr>
      <w:r>
        <w:rPr>
          <w:rFonts w:ascii="Georgia" w:hAnsi="Georgia"/>
          <w:b/>
          <w:sz w:val="24"/>
        </w:rPr>
        <w:t xml:space="preserve">La première séquence </w:t>
      </w:r>
      <w:r>
        <w:rPr>
          <w:sz w:val="24"/>
        </w:rPr>
        <w:t xml:space="preserve">correspond à des événements pouvant survenir une </w:t>
      </w:r>
      <w:r>
        <w:rPr>
          <w:w w:val="105"/>
          <w:sz w:val="24"/>
        </w:rPr>
        <w:t>seule fois pendant le vol, tels que la récupération de l’autorisation envoyée par l’opérateur et la confirmation d</w:t>
      </w:r>
      <w:ins w:id="161" w:author="Unknown Author" w:date="2025-01-28T13:26:00Z">
        <w:r>
          <w:rPr>
            <w:w w:val="105"/>
            <w:sz w:val="24"/>
          </w:rPr>
          <w:t>e la séparation</w:t>
        </w:r>
      </w:ins>
      <w:del w:id="162" w:author="Unknown Author" w:date="2025-01-28T13:26:00Z">
        <w:r>
          <w:rPr>
            <w:w w:val="105"/>
            <w:sz w:val="24"/>
          </w:rPr>
          <w:delText>u dégonflement</w:delText>
        </w:r>
      </w:del>
      <w:r>
        <w:rPr>
          <w:w w:val="105"/>
          <w:sz w:val="24"/>
        </w:rPr>
        <w:t xml:space="preserve"> du ballon du premier étage. </w:t>
      </w:r>
      <w:commentRangeStart w:id="163"/>
      <w:commentRangeEnd w:id="163"/>
      <w:del w:id="164" w:author="Unknown Author" w:date="2025-01-28T13:26:00Z">
        <w:r>
          <w:commentReference w:id="163"/>
        </w:r>
      </w:del>
      <w:r>
        <w:rPr>
          <w:w w:val="105"/>
          <w:sz w:val="24"/>
        </w:rPr>
        <w:t>Ces informations sont ensuite transmises aux deux contrôleurs.</w:t>
      </w:r>
    </w:p>
    <w:p w14:paraId="1C7DE770" w14:textId="77777777" w:rsidR="007F7DC4" w:rsidRDefault="00000000">
      <w:pPr>
        <w:pStyle w:val="Paragraphedeliste"/>
        <w:numPr>
          <w:ilvl w:val="0"/>
          <w:numId w:val="2"/>
        </w:numPr>
        <w:tabs>
          <w:tab w:val="left" w:pos="688"/>
          <w:tab w:val="left" w:pos="691"/>
        </w:tabs>
        <w:spacing w:before="78" w:line="252" w:lineRule="auto"/>
        <w:ind w:right="523"/>
        <w:jc w:val="both"/>
      </w:pPr>
      <w:r>
        <w:rPr>
          <w:rFonts w:ascii="Georgia" w:hAnsi="Georgia"/>
          <w:b/>
          <w:w w:val="105"/>
          <w:sz w:val="24"/>
        </w:rPr>
        <w:t>La</w:t>
      </w:r>
      <w:r>
        <w:rPr>
          <w:rFonts w:ascii="Georgia" w:hAnsi="Georgia"/>
          <w:b/>
          <w:spacing w:val="-6"/>
          <w:w w:val="105"/>
          <w:sz w:val="24"/>
        </w:rPr>
        <w:t xml:space="preserve"> </w:t>
      </w:r>
      <w:r>
        <w:rPr>
          <w:rFonts w:ascii="Georgia" w:hAnsi="Georgia"/>
          <w:b/>
          <w:w w:val="105"/>
          <w:sz w:val="24"/>
        </w:rPr>
        <w:t>deuxième</w:t>
      </w:r>
      <w:r>
        <w:rPr>
          <w:rFonts w:ascii="Georgia" w:hAnsi="Georgia"/>
          <w:b/>
          <w:spacing w:val="-6"/>
          <w:w w:val="105"/>
          <w:sz w:val="24"/>
        </w:rPr>
        <w:t xml:space="preserve"> </w:t>
      </w:r>
      <w:r>
        <w:rPr>
          <w:rFonts w:ascii="Georgia" w:hAnsi="Georgia"/>
          <w:b/>
          <w:w w:val="105"/>
          <w:sz w:val="24"/>
        </w:rPr>
        <w:t>séquence</w:t>
      </w:r>
      <w:r>
        <w:rPr>
          <w:rFonts w:ascii="Georgia" w:hAnsi="Georgia"/>
          <w:b/>
          <w:spacing w:val="-14"/>
          <w:w w:val="105"/>
          <w:sz w:val="24"/>
        </w:rPr>
        <w:t xml:space="preserve"> </w:t>
      </w:r>
      <w:r>
        <w:rPr>
          <w:w w:val="105"/>
          <w:sz w:val="24"/>
        </w:rPr>
        <w:t>est</w:t>
      </w:r>
      <w:r>
        <w:rPr>
          <w:spacing w:val="-12"/>
          <w:w w:val="105"/>
          <w:sz w:val="24"/>
        </w:rPr>
        <w:t xml:space="preserve"> </w:t>
      </w:r>
      <w:r>
        <w:rPr>
          <w:w w:val="105"/>
          <w:sz w:val="24"/>
        </w:rPr>
        <w:t>une</w:t>
      </w:r>
      <w:r>
        <w:rPr>
          <w:spacing w:val="-12"/>
          <w:w w:val="105"/>
          <w:sz w:val="24"/>
        </w:rPr>
        <w:t xml:space="preserve"> </w:t>
      </w:r>
      <w:r>
        <w:rPr>
          <w:w w:val="105"/>
          <w:sz w:val="24"/>
        </w:rPr>
        <w:t>boucle</w:t>
      </w:r>
      <w:r>
        <w:rPr>
          <w:spacing w:val="-12"/>
          <w:w w:val="105"/>
          <w:sz w:val="24"/>
        </w:rPr>
        <w:t xml:space="preserve"> </w:t>
      </w:r>
      <w:proofErr w:type="spellStart"/>
      <w:r>
        <w:rPr>
          <w:i/>
          <w:w w:val="105"/>
          <w:sz w:val="24"/>
        </w:rPr>
        <w:t>while</w:t>
      </w:r>
      <w:proofErr w:type="spellEnd"/>
      <w:r>
        <w:rPr>
          <w:w w:val="105"/>
          <w:sz w:val="24"/>
        </w:rPr>
        <w:t>.</w:t>
      </w:r>
      <w:r>
        <w:rPr>
          <w:spacing w:val="-12"/>
          <w:w w:val="105"/>
          <w:sz w:val="24"/>
        </w:rPr>
        <w:t xml:space="preserve"> </w:t>
      </w:r>
      <w:r>
        <w:rPr>
          <w:w w:val="105"/>
          <w:sz w:val="24"/>
        </w:rPr>
        <w:t>Celle-ci</w:t>
      </w:r>
      <w:r>
        <w:rPr>
          <w:spacing w:val="-12"/>
          <w:w w:val="105"/>
          <w:sz w:val="24"/>
        </w:rPr>
        <w:t xml:space="preserve"> </w:t>
      </w:r>
      <w:r>
        <w:rPr>
          <w:w w:val="105"/>
          <w:sz w:val="24"/>
        </w:rPr>
        <w:t>permet</w:t>
      </w:r>
      <w:r>
        <w:rPr>
          <w:spacing w:val="-12"/>
          <w:w w:val="105"/>
          <w:sz w:val="24"/>
        </w:rPr>
        <w:t xml:space="preserve"> </w:t>
      </w:r>
      <w:r>
        <w:rPr>
          <w:w w:val="105"/>
          <w:sz w:val="24"/>
        </w:rPr>
        <w:t>de</w:t>
      </w:r>
      <w:r>
        <w:rPr>
          <w:spacing w:val="-12"/>
          <w:w w:val="105"/>
          <w:sz w:val="24"/>
        </w:rPr>
        <w:t xml:space="preserve"> </w:t>
      </w:r>
      <w:r>
        <w:rPr>
          <w:w w:val="105"/>
          <w:sz w:val="24"/>
        </w:rPr>
        <w:t>vérifier que, tant que les quatre conditions sont respectées et que le temps (</w:t>
      </w:r>
      <w:r>
        <w:rPr>
          <w:i/>
          <w:w w:val="105"/>
          <w:sz w:val="24"/>
        </w:rPr>
        <w:t>time</w:t>
      </w:r>
      <w:r>
        <w:rPr>
          <w:w w:val="105"/>
          <w:sz w:val="24"/>
        </w:rPr>
        <w:t xml:space="preserve">) est inférieur à 60 secondes, la variable </w:t>
      </w:r>
      <w:r>
        <w:rPr>
          <w:i/>
          <w:w w:val="105"/>
          <w:sz w:val="24"/>
        </w:rPr>
        <w:t xml:space="preserve">time </w:t>
      </w:r>
      <w:r>
        <w:rPr>
          <w:w w:val="105"/>
          <w:sz w:val="24"/>
        </w:rPr>
        <w:t xml:space="preserve">est </w:t>
      </w:r>
      <w:proofErr w:type="gramStart"/>
      <w:r>
        <w:rPr>
          <w:w w:val="105"/>
          <w:sz w:val="24"/>
        </w:rPr>
        <w:t>incrémentée</w:t>
      </w:r>
      <w:proofErr w:type="gramEnd"/>
      <w:r>
        <w:rPr>
          <w:w w:val="105"/>
          <w:sz w:val="24"/>
        </w:rPr>
        <w:t xml:space="preserve"> de 1.</w:t>
      </w:r>
    </w:p>
    <w:p w14:paraId="2524678A" w14:textId="77777777" w:rsidR="007F7DC4" w:rsidRDefault="00000000">
      <w:pPr>
        <w:pStyle w:val="Paragraphedeliste"/>
        <w:numPr>
          <w:ilvl w:val="0"/>
          <w:numId w:val="2"/>
        </w:numPr>
        <w:tabs>
          <w:tab w:val="left" w:pos="688"/>
          <w:tab w:val="left" w:pos="691"/>
        </w:tabs>
        <w:spacing w:before="79" w:line="252" w:lineRule="auto"/>
        <w:ind w:right="523"/>
        <w:jc w:val="both"/>
      </w:pPr>
      <w:r>
        <w:rPr>
          <w:rFonts w:ascii="Georgia" w:hAnsi="Georgia"/>
          <w:b/>
          <w:sz w:val="24"/>
        </w:rPr>
        <w:t xml:space="preserve">La troisième séquence </w:t>
      </w:r>
      <w:r>
        <w:rPr>
          <w:sz w:val="24"/>
        </w:rPr>
        <w:t xml:space="preserve">s’active si </w:t>
      </w:r>
      <w:r>
        <w:rPr>
          <w:i/>
          <w:sz w:val="24"/>
        </w:rPr>
        <w:t xml:space="preserve">time </w:t>
      </w:r>
      <w:r>
        <w:rPr>
          <w:sz w:val="24"/>
        </w:rPr>
        <w:t xml:space="preserve">dépasse 60 </w:t>
      </w:r>
      <w:commentRangeStart w:id="165"/>
      <w:commentRangeEnd w:id="165"/>
      <w:del w:id="166" w:author="Unknown Author" w:date="2025-01-28T13:26:00Z">
        <w:r>
          <w:commentReference w:id="165"/>
        </w:r>
      </w:del>
      <w:r>
        <w:rPr>
          <w:sz w:val="24"/>
        </w:rPr>
        <w:t xml:space="preserve">secondes. Dans ce cas, </w:t>
      </w:r>
      <w:r>
        <w:rPr>
          <w:w w:val="105"/>
          <w:sz w:val="24"/>
        </w:rPr>
        <w:t>elle déclenche l’armement et la mise à feu, ce qui actionne le système de cisaillement, entraînant ainsi le déploiement du parachute.</w:t>
      </w:r>
    </w:p>
    <w:p w14:paraId="00A4E74A" w14:textId="77777777" w:rsidR="007F7DC4" w:rsidRDefault="00000000">
      <w:pPr>
        <w:pStyle w:val="Corpsdetexte"/>
        <w:spacing w:before="80" w:line="252" w:lineRule="auto"/>
        <w:ind w:left="105" w:right="523" w:firstLine="351"/>
        <w:jc w:val="both"/>
      </w:pPr>
      <w:r>
        <w:rPr>
          <w:w w:val="105"/>
        </w:rPr>
        <w:t>Dans</w:t>
      </w:r>
      <w:r>
        <w:rPr>
          <w:spacing w:val="-14"/>
          <w:w w:val="105"/>
        </w:rPr>
        <w:t xml:space="preserve"> </w:t>
      </w:r>
      <w:r>
        <w:rPr>
          <w:w w:val="105"/>
        </w:rPr>
        <w:t>le</w:t>
      </w:r>
      <w:r>
        <w:rPr>
          <w:spacing w:val="-14"/>
          <w:w w:val="105"/>
        </w:rPr>
        <w:t xml:space="preserve"> </w:t>
      </w:r>
      <w:r>
        <w:rPr>
          <w:w w:val="105"/>
        </w:rPr>
        <w:t>cas</w:t>
      </w:r>
      <w:r>
        <w:rPr>
          <w:spacing w:val="-14"/>
          <w:w w:val="105"/>
        </w:rPr>
        <w:t xml:space="preserve"> </w:t>
      </w:r>
      <w:r>
        <w:rPr>
          <w:w w:val="105"/>
        </w:rPr>
        <w:t>contraire</w:t>
      </w:r>
      <w:r>
        <w:rPr>
          <w:spacing w:val="-14"/>
          <w:w w:val="105"/>
        </w:rPr>
        <w:t xml:space="preserve"> </w:t>
      </w:r>
      <w:r>
        <w:rPr>
          <w:w w:val="105"/>
        </w:rPr>
        <w:t>(si</w:t>
      </w:r>
      <w:r>
        <w:rPr>
          <w:spacing w:val="-14"/>
          <w:w w:val="105"/>
        </w:rPr>
        <w:t xml:space="preserve"> </w:t>
      </w:r>
      <w:r>
        <w:rPr>
          <w:w w:val="105"/>
        </w:rPr>
        <w:t>les</w:t>
      </w:r>
      <w:r>
        <w:rPr>
          <w:spacing w:val="-14"/>
          <w:w w:val="105"/>
        </w:rPr>
        <w:t xml:space="preserve"> </w:t>
      </w:r>
      <w:r>
        <w:rPr>
          <w:w w:val="105"/>
        </w:rPr>
        <w:t>conditions</w:t>
      </w:r>
      <w:r>
        <w:rPr>
          <w:spacing w:val="-14"/>
          <w:w w:val="105"/>
        </w:rPr>
        <w:t xml:space="preserve"> </w:t>
      </w:r>
      <w:r>
        <w:rPr>
          <w:w w:val="105"/>
        </w:rPr>
        <w:t>de</w:t>
      </w:r>
      <w:r>
        <w:rPr>
          <w:spacing w:val="-14"/>
          <w:w w:val="105"/>
        </w:rPr>
        <w:t xml:space="preserve"> </w:t>
      </w:r>
      <w:r>
        <w:rPr>
          <w:w w:val="105"/>
        </w:rPr>
        <w:t>la</w:t>
      </w:r>
      <w:r>
        <w:rPr>
          <w:spacing w:val="-14"/>
          <w:w w:val="105"/>
        </w:rPr>
        <w:t xml:space="preserve"> </w:t>
      </w:r>
      <w:r>
        <w:rPr>
          <w:w w:val="105"/>
        </w:rPr>
        <w:t>boucle</w:t>
      </w:r>
      <w:r>
        <w:rPr>
          <w:spacing w:val="-14"/>
          <w:w w:val="105"/>
        </w:rPr>
        <w:t xml:space="preserve"> </w:t>
      </w:r>
      <w:proofErr w:type="spellStart"/>
      <w:r>
        <w:rPr>
          <w:i/>
          <w:w w:val="105"/>
        </w:rPr>
        <w:t>while</w:t>
      </w:r>
      <w:proofErr w:type="spellEnd"/>
      <w:r>
        <w:rPr>
          <w:i/>
          <w:w w:val="105"/>
        </w:rPr>
        <w:t xml:space="preserve"> </w:t>
      </w:r>
      <w:r>
        <w:rPr>
          <w:w w:val="105"/>
        </w:rPr>
        <w:t>ne</w:t>
      </w:r>
      <w:r>
        <w:rPr>
          <w:spacing w:val="-14"/>
          <w:w w:val="105"/>
        </w:rPr>
        <w:t xml:space="preserve"> </w:t>
      </w:r>
      <w:r>
        <w:rPr>
          <w:w w:val="105"/>
        </w:rPr>
        <w:t>sont</w:t>
      </w:r>
      <w:r>
        <w:rPr>
          <w:spacing w:val="-14"/>
          <w:w w:val="105"/>
        </w:rPr>
        <w:t xml:space="preserve"> </w:t>
      </w:r>
      <w:r>
        <w:rPr>
          <w:w w:val="105"/>
        </w:rPr>
        <w:t>plus</w:t>
      </w:r>
      <w:r>
        <w:rPr>
          <w:spacing w:val="-14"/>
          <w:w w:val="105"/>
        </w:rPr>
        <w:t xml:space="preserve"> </w:t>
      </w:r>
      <w:r>
        <w:rPr>
          <w:w w:val="105"/>
        </w:rPr>
        <w:t xml:space="preserve">respectées avant que </w:t>
      </w:r>
      <w:r>
        <w:rPr>
          <w:i/>
          <w:w w:val="105"/>
        </w:rPr>
        <w:t>time</w:t>
      </w:r>
      <w:r>
        <w:rPr>
          <w:i/>
          <w:spacing w:val="40"/>
          <w:w w:val="105"/>
        </w:rPr>
        <w:t xml:space="preserve"> </w:t>
      </w:r>
      <w:r>
        <w:rPr>
          <w:w w:val="105"/>
        </w:rPr>
        <w:t xml:space="preserve">atteigne 60 </w:t>
      </w:r>
      <w:commentRangeStart w:id="167"/>
      <w:commentRangeEnd w:id="167"/>
      <w:del w:id="168" w:author="Unknown Author" w:date="2025-01-28T13:26:00Z">
        <w:r>
          <w:commentReference w:id="167"/>
        </w:r>
      </w:del>
      <w:r>
        <w:rPr>
          <w:w w:val="105"/>
        </w:rPr>
        <w:t xml:space="preserve">secondes), la variable </w:t>
      </w:r>
      <w:r>
        <w:rPr>
          <w:i/>
          <w:w w:val="105"/>
        </w:rPr>
        <w:t>time</w:t>
      </w:r>
      <w:r>
        <w:rPr>
          <w:i/>
          <w:spacing w:val="40"/>
          <w:w w:val="105"/>
        </w:rPr>
        <w:t xml:space="preserve"> </w:t>
      </w:r>
      <w:r>
        <w:rPr>
          <w:w w:val="105"/>
        </w:rPr>
        <w:t xml:space="preserve">est </w:t>
      </w:r>
      <w:proofErr w:type="gramStart"/>
      <w:r>
        <w:rPr>
          <w:w w:val="105"/>
        </w:rPr>
        <w:t>réinitialisée</w:t>
      </w:r>
      <w:proofErr w:type="gramEnd"/>
      <w:r>
        <w:rPr>
          <w:w w:val="105"/>
        </w:rPr>
        <w:t xml:space="preserve"> à 0.</w:t>
      </w:r>
    </w:p>
    <w:p w14:paraId="5149A04E" w14:textId="77777777" w:rsidR="007F7DC4" w:rsidRDefault="007F7DC4">
      <w:pPr>
        <w:pStyle w:val="Corpsdetexte"/>
        <w:spacing w:before="11"/>
      </w:pPr>
    </w:p>
    <w:p w14:paraId="1097A070" w14:textId="77777777" w:rsidR="007F7DC4" w:rsidRDefault="00000000">
      <w:pPr>
        <w:pStyle w:val="Corpsdetexte"/>
        <w:spacing w:line="252" w:lineRule="auto"/>
        <w:ind w:left="105" w:right="522" w:firstLine="351"/>
        <w:jc w:val="both"/>
        <w:sectPr w:rsidR="007F7DC4">
          <w:headerReference w:type="default" r:id="rId59"/>
          <w:footerReference w:type="default" r:id="rId60"/>
          <w:pgSz w:w="11906" w:h="16838"/>
          <w:pgMar w:top="1720" w:right="1260" w:bottom="1440" w:left="1680" w:header="1134" w:footer="1255" w:gutter="0"/>
          <w:cols w:space="720"/>
          <w:formProt w:val="0"/>
          <w:docGrid w:linePitch="100" w:charSpace="4096"/>
        </w:sectPr>
      </w:pPr>
      <w:r>
        <w:rPr>
          <w:w w:val="105"/>
        </w:rPr>
        <w:t>Le</w:t>
      </w:r>
      <w:r>
        <w:rPr>
          <w:spacing w:val="-2"/>
          <w:w w:val="105"/>
        </w:rPr>
        <w:t xml:space="preserve"> </w:t>
      </w:r>
      <w:r>
        <w:rPr>
          <w:w w:val="105"/>
        </w:rPr>
        <w:t>diagramme</w:t>
      </w:r>
      <w:r>
        <w:rPr>
          <w:spacing w:val="-2"/>
          <w:w w:val="105"/>
        </w:rPr>
        <w:t xml:space="preserve"> </w:t>
      </w:r>
      <w:r>
        <w:rPr>
          <w:w w:val="105"/>
        </w:rPr>
        <w:t>illustre</w:t>
      </w:r>
      <w:r>
        <w:rPr>
          <w:spacing w:val="-2"/>
          <w:w w:val="105"/>
        </w:rPr>
        <w:t xml:space="preserve"> </w:t>
      </w:r>
      <w:r>
        <w:rPr>
          <w:w w:val="105"/>
        </w:rPr>
        <w:t>ainsi</w:t>
      </w:r>
      <w:r>
        <w:rPr>
          <w:spacing w:val="-2"/>
          <w:w w:val="105"/>
        </w:rPr>
        <w:t xml:space="preserve"> </w:t>
      </w:r>
      <w:r>
        <w:rPr>
          <w:w w:val="105"/>
        </w:rPr>
        <w:t>le</w:t>
      </w:r>
      <w:r>
        <w:rPr>
          <w:spacing w:val="-2"/>
          <w:w w:val="105"/>
        </w:rPr>
        <w:t xml:space="preserve"> </w:t>
      </w:r>
      <w:r>
        <w:rPr>
          <w:w w:val="105"/>
        </w:rPr>
        <w:t>scénario</w:t>
      </w:r>
      <w:r>
        <w:rPr>
          <w:spacing w:val="-2"/>
          <w:w w:val="105"/>
        </w:rPr>
        <w:t xml:space="preserve"> </w:t>
      </w:r>
      <w:r>
        <w:rPr>
          <w:w w:val="105"/>
        </w:rPr>
        <w:t>classique</w:t>
      </w:r>
      <w:r>
        <w:rPr>
          <w:spacing w:val="-2"/>
          <w:w w:val="105"/>
        </w:rPr>
        <w:t xml:space="preserve"> </w:t>
      </w:r>
      <w:r>
        <w:rPr>
          <w:w w:val="105"/>
        </w:rPr>
        <w:t>des</w:t>
      </w:r>
      <w:r>
        <w:rPr>
          <w:spacing w:val="-2"/>
          <w:w w:val="105"/>
        </w:rPr>
        <w:t xml:space="preserve"> </w:t>
      </w:r>
      <w:r>
        <w:rPr>
          <w:w w:val="105"/>
        </w:rPr>
        <w:t>missions</w:t>
      </w:r>
      <w:r>
        <w:rPr>
          <w:spacing w:val="-2"/>
          <w:w w:val="105"/>
        </w:rPr>
        <w:t xml:space="preserve"> </w:t>
      </w:r>
      <w:r>
        <w:rPr>
          <w:w w:val="105"/>
        </w:rPr>
        <w:t>tout</w:t>
      </w:r>
      <w:r>
        <w:rPr>
          <w:spacing w:val="-2"/>
          <w:w w:val="105"/>
        </w:rPr>
        <w:t xml:space="preserve"> </w:t>
      </w:r>
      <w:r>
        <w:rPr>
          <w:w w:val="105"/>
        </w:rPr>
        <w:t>en</w:t>
      </w:r>
      <w:r>
        <w:rPr>
          <w:spacing w:val="-2"/>
          <w:w w:val="105"/>
        </w:rPr>
        <w:t xml:space="preserve"> </w:t>
      </w:r>
      <w:r>
        <w:rPr>
          <w:w w:val="105"/>
        </w:rPr>
        <w:t>montrant que</w:t>
      </w:r>
      <w:r>
        <w:rPr>
          <w:spacing w:val="-12"/>
          <w:w w:val="105"/>
        </w:rPr>
        <w:t xml:space="preserve"> </w:t>
      </w:r>
      <w:r>
        <w:rPr>
          <w:w w:val="105"/>
        </w:rPr>
        <w:t>notre</w:t>
      </w:r>
      <w:r>
        <w:rPr>
          <w:spacing w:val="-11"/>
          <w:w w:val="105"/>
        </w:rPr>
        <w:t xml:space="preserve"> </w:t>
      </w:r>
      <w:r>
        <w:rPr>
          <w:w w:val="105"/>
        </w:rPr>
        <w:t>système</w:t>
      </w:r>
      <w:r>
        <w:rPr>
          <w:spacing w:val="-11"/>
          <w:w w:val="105"/>
        </w:rPr>
        <w:t xml:space="preserve"> </w:t>
      </w:r>
      <w:r>
        <w:rPr>
          <w:w w:val="105"/>
        </w:rPr>
        <w:t>est</w:t>
      </w:r>
      <w:r>
        <w:rPr>
          <w:spacing w:val="-11"/>
          <w:w w:val="105"/>
        </w:rPr>
        <w:t xml:space="preserve"> </w:t>
      </w:r>
      <w:r>
        <w:rPr>
          <w:w w:val="105"/>
        </w:rPr>
        <w:t>conçu</w:t>
      </w:r>
      <w:r>
        <w:rPr>
          <w:spacing w:val="-11"/>
          <w:w w:val="105"/>
        </w:rPr>
        <w:t xml:space="preserve"> </w:t>
      </w:r>
      <w:r>
        <w:rPr>
          <w:w w:val="105"/>
        </w:rPr>
        <w:t>pour</w:t>
      </w:r>
      <w:r>
        <w:rPr>
          <w:spacing w:val="-12"/>
          <w:w w:val="105"/>
        </w:rPr>
        <w:t xml:space="preserve"> </w:t>
      </w:r>
      <w:r>
        <w:rPr>
          <w:w w:val="105"/>
        </w:rPr>
        <w:t>être</w:t>
      </w:r>
      <w:r>
        <w:rPr>
          <w:spacing w:val="-11"/>
          <w:w w:val="105"/>
        </w:rPr>
        <w:t xml:space="preserve"> </w:t>
      </w:r>
      <w:r>
        <w:rPr>
          <w:w w:val="105"/>
        </w:rPr>
        <w:t>robuste</w:t>
      </w:r>
      <w:r>
        <w:rPr>
          <w:spacing w:val="-11"/>
          <w:w w:val="105"/>
        </w:rPr>
        <w:t xml:space="preserve"> </w:t>
      </w:r>
      <w:r>
        <w:rPr>
          <w:w w:val="105"/>
        </w:rPr>
        <w:t>face</w:t>
      </w:r>
      <w:r>
        <w:rPr>
          <w:spacing w:val="-11"/>
          <w:w w:val="105"/>
        </w:rPr>
        <w:t xml:space="preserve"> </w:t>
      </w:r>
      <w:r>
        <w:rPr>
          <w:w w:val="105"/>
        </w:rPr>
        <w:t>à</w:t>
      </w:r>
      <w:r>
        <w:rPr>
          <w:spacing w:val="-11"/>
          <w:w w:val="105"/>
        </w:rPr>
        <w:t xml:space="preserve"> </w:t>
      </w:r>
      <w:r>
        <w:rPr>
          <w:w w:val="105"/>
        </w:rPr>
        <w:t>d’éventuelles</w:t>
      </w:r>
      <w:r>
        <w:rPr>
          <w:spacing w:val="-11"/>
          <w:w w:val="105"/>
        </w:rPr>
        <w:t xml:space="preserve"> </w:t>
      </w:r>
      <w:r>
        <w:rPr>
          <w:w w:val="105"/>
        </w:rPr>
        <w:t>pannes</w:t>
      </w:r>
      <w:r>
        <w:rPr>
          <w:spacing w:val="-12"/>
          <w:w w:val="105"/>
        </w:rPr>
        <w:t xml:space="preserve"> </w:t>
      </w:r>
      <w:r>
        <w:rPr>
          <w:spacing w:val="-2"/>
          <w:w w:val="105"/>
        </w:rPr>
        <w:t>avanc</w:t>
      </w:r>
      <w:del w:id="169" w:author="Mirc Frederi" w:date="2025-01-06T11:27:00Z">
        <w:r>
          <w:rPr>
            <w:spacing w:val="-2"/>
            <w:w w:val="105"/>
          </w:rPr>
          <w:delText>é</w:delText>
        </w:r>
      </w:del>
      <w:r>
        <w:rPr>
          <w:spacing w:val="-2"/>
          <w:w w:val="105"/>
        </w:rPr>
        <w:t>es.</w:t>
      </w:r>
    </w:p>
    <w:p w14:paraId="23F2AE4C" w14:textId="77777777" w:rsidR="007F7DC4" w:rsidRDefault="00000000">
      <w:pPr>
        <w:pStyle w:val="Titre1"/>
        <w:numPr>
          <w:ilvl w:val="0"/>
          <w:numId w:val="14"/>
        </w:numPr>
        <w:tabs>
          <w:tab w:val="left" w:pos="663"/>
        </w:tabs>
      </w:pPr>
      <w:bookmarkStart w:id="170" w:name="_bookmark30"/>
      <w:bookmarkStart w:id="171" w:name="Causes_potentielles_de_panne"/>
      <w:bookmarkEnd w:id="170"/>
      <w:bookmarkEnd w:id="171"/>
      <w:r>
        <w:lastRenderedPageBreak/>
        <w:t>Causes</w:t>
      </w:r>
      <w:r>
        <w:rPr>
          <w:spacing w:val="44"/>
        </w:rPr>
        <w:t xml:space="preserve"> </w:t>
      </w:r>
      <w:r>
        <w:t>potentielles</w:t>
      </w:r>
      <w:r>
        <w:rPr>
          <w:spacing w:val="46"/>
        </w:rPr>
        <w:t xml:space="preserve"> </w:t>
      </w:r>
      <w:r>
        <w:t>de</w:t>
      </w:r>
      <w:r>
        <w:rPr>
          <w:spacing w:val="44"/>
        </w:rPr>
        <w:t xml:space="preserve"> </w:t>
      </w:r>
      <w:r>
        <w:rPr>
          <w:spacing w:val="-2"/>
        </w:rPr>
        <w:t>panne</w:t>
      </w:r>
    </w:p>
    <w:p w14:paraId="301569A2" w14:textId="77777777" w:rsidR="007F7DC4" w:rsidRDefault="00000000">
      <w:pPr>
        <w:pStyle w:val="Corpsdetexte"/>
        <w:spacing w:before="226" w:line="252" w:lineRule="auto"/>
        <w:ind w:left="105" w:right="524" w:firstLine="351"/>
        <w:jc w:val="both"/>
      </w:pPr>
      <w:r>
        <w:rPr>
          <w:w w:val="105"/>
        </w:rPr>
        <w:t>L’objectif</w:t>
      </w:r>
      <w:r>
        <w:rPr>
          <w:spacing w:val="-13"/>
          <w:w w:val="105"/>
        </w:rPr>
        <w:t xml:space="preserve"> </w:t>
      </w:r>
      <w:r>
        <w:rPr>
          <w:w w:val="105"/>
        </w:rPr>
        <w:t>principal</w:t>
      </w:r>
      <w:r>
        <w:rPr>
          <w:spacing w:val="-13"/>
          <w:w w:val="105"/>
        </w:rPr>
        <w:t xml:space="preserve"> </w:t>
      </w:r>
      <w:r>
        <w:rPr>
          <w:w w:val="105"/>
        </w:rPr>
        <w:t>de</w:t>
      </w:r>
      <w:r>
        <w:rPr>
          <w:spacing w:val="-13"/>
          <w:w w:val="105"/>
        </w:rPr>
        <w:t xml:space="preserve"> </w:t>
      </w:r>
      <w:r>
        <w:rPr>
          <w:w w:val="105"/>
        </w:rPr>
        <w:t>ce</w:t>
      </w:r>
      <w:r>
        <w:rPr>
          <w:spacing w:val="-13"/>
          <w:w w:val="105"/>
        </w:rPr>
        <w:t xml:space="preserve"> </w:t>
      </w:r>
      <w:r>
        <w:rPr>
          <w:w w:val="105"/>
        </w:rPr>
        <w:t>projet</w:t>
      </w:r>
      <w:r>
        <w:rPr>
          <w:spacing w:val="-13"/>
          <w:w w:val="105"/>
        </w:rPr>
        <w:t xml:space="preserve"> </w:t>
      </w:r>
      <w:r>
        <w:rPr>
          <w:w w:val="105"/>
        </w:rPr>
        <w:t>est</w:t>
      </w:r>
      <w:r>
        <w:rPr>
          <w:spacing w:val="-13"/>
          <w:w w:val="105"/>
        </w:rPr>
        <w:t xml:space="preserve"> </w:t>
      </w:r>
      <w:r>
        <w:rPr>
          <w:w w:val="105"/>
        </w:rPr>
        <w:t>de</w:t>
      </w:r>
      <w:r>
        <w:rPr>
          <w:spacing w:val="-13"/>
          <w:w w:val="105"/>
        </w:rPr>
        <w:t xml:space="preserve"> </w:t>
      </w:r>
      <w:r>
        <w:rPr>
          <w:w w:val="105"/>
        </w:rPr>
        <w:t>concevoir</w:t>
      </w:r>
      <w:r>
        <w:rPr>
          <w:spacing w:val="-13"/>
          <w:w w:val="105"/>
        </w:rPr>
        <w:t xml:space="preserve"> </w:t>
      </w:r>
      <w:r>
        <w:rPr>
          <w:w w:val="105"/>
        </w:rPr>
        <w:t>un</w:t>
      </w:r>
      <w:r>
        <w:rPr>
          <w:spacing w:val="-13"/>
          <w:w w:val="105"/>
        </w:rPr>
        <w:t xml:space="preserve"> </w:t>
      </w:r>
      <w:r>
        <w:rPr>
          <w:w w:val="105"/>
        </w:rPr>
        <w:t>mécanisme</w:t>
      </w:r>
      <w:r>
        <w:rPr>
          <w:spacing w:val="-13"/>
          <w:w w:val="105"/>
        </w:rPr>
        <w:t xml:space="preserve"> </w:t>
      </w:r>
      <w:r>
        <w:rPr>
          <w:w w:val="105"/>
        </w:rPr>
        <w:t>fiable</w:t>
      </w:r>
      <w:r>
        <w:rPr>
          <w:spacing w:val="-13"/>
          <w:w w:val="105"/>
        </w:rPr>
        <w:t xml:space="preserve"> </w:t>
      </w:r>
      <w:r>
        <w:rPr>
          <w:w w:val="105"/>
        </w:rPr>
        <w:t>et</w:t>
      </w:r>
      <w:r>
        <w:rPr>
          <w:spacing w:val="-13"/>
          <w:w w:val="105"/>
        </w:rPr>
        <w:t xml:space="preserve"> </w:t>
      </w:r>
      <w:r>
        <w:rPr>
          <w:w w:val="105"/>
        </w:rPr>
        <w:t>robuste permettant de détacher le parachute une fois le ballon au sol. Cette opération vise</w:t>
      </w:r>
      <w:r>
        <w:rPr>
          <w:spacing w:val="40"/>
          <w:w w:val="105"/>
        </w:rPr>
        <w:t xml:space="preserve"> </w:t>
      </w:r>
      <w:r>
        <w:rPr>
          <w:w w:val="105"/>
        </w:rPr>
        <w:t>à prévenir tout risque de reprise par des vents résiduels, qui pourraient entraîner</w:t>
      </w:r>
      <w:r>
        <w:rPr>
          <w:spacing w:val="80"/>
          <w:w w:val="150"/>
        </w:rPr>
        <w:t xml:space="preserve"> </w:t>
      </w:r>
      <w:r>
        <w:rPr>
          <w:w w:val="105"/>
        </w:rPr>
        <w:t>la charge utile de manière incontrôlée.</w:t>
      </w:r>
    </w:p>
    <w:p w14:paraId="40824564" w14:textId="77777777" w:rsidR="007F7DC4" w:rsidRDefault="007F7DC4">
      <w:pPr>
        <w:pStyle w:val="Corpsdetexte"/>
        <w:spacing w:before="9"/>
      </w:pPr>
    </w:p>
    <w:p w14:paraId="60ACE97D" w14:textId="77777777" w:rsidR="007F7DC4" w:rsidRDefault="00000000">
      <w:pPr>
        <w:pStyle w:val="Corpsdetexte"/>
        <w:spacing w:line="252" w:lineRule="auto"/>
        <w:ind w:left="105" w:right="523" w:firstLine="351"/>
        <w:jc w:val="both"/>
      </w:pPr>
      <w:r>
        <w:rPr>
          <w:w w:val="105"/>
        </w:rPr>
        <w:t>Ce dispositif constitue une amélioration majeure du système existant et ne doit en</w:t>
      </w:r>
      <w:r>
        <w:rPr>
          <w:spacing w:val="-9"/>
          <w:w w:val="105"/>
        </w:rPr>
        <w:t xml:space="preserve"> </w:t>
      </w:r>
      <w:r>
        <w:rPr>
          <w:w w:val="105"/>
        </w:rPr>
        <w:t>aucun</w:t>
      </w:r>
      <w:r>
        <w:rPr>
          <w:spacing w:val="-9"/>
          <w:w w:val="105"/>
        </w:rPr>
        <w:t xml:space="preserve"> </w:t>
      </w:r>
      <w:r>
        <w:rPr>
          <w:w w:val="105"/>
        </w:rPr>
        <w:t>cas</w:t>
      </w:r>
      <w:r>
        <w:rPr>
          <w:spacing w:val="-9"/>
          <w:w w:val="105"/>
        </w:rPr>
        <w:t xml:space="preserve"> </w:t>
      </w:r>
      <w:r>
        <w:rPr>
          <w:w w:val="105"/>
        </w:rPr>
        <w:t>compromettre</w:t>
      </w:r>
      <w:r>
        <w:rPr>
          <w:spacing w:val="-9"/>
          <w:w w:val="105"/>
        </w:rPr>
        <w:t xml:space="preserve"> </w:t>
      </w:r>
      <w:r>
        <w:rPr>
          <w:w w:val="105"/>
        </w:rPr>
        <w:t>les</w:t>
      </w:r>
      <w:r>
        <w:rPr>
          <w:spacing w:val="-9"/>
          <w:w w:val="105"/>
        </w:rPr>
        <w:t xml:space="preserve"> </w:t>
      </w:r>
      <w:r>
        <w:rPr>
          <w:w w:val="105"/>
        </w:rPr>
        <w:t>missions</w:t>
      </w:r>
      <w:r>
        <w:rPr>
          <w:spacing w:val="-9"/>
          <w:w w:val="105"/>
        </w:rPr>
        <w:t xml:space="preserve"> </w:t>
      </w:r>
      <w:r>
        <w:rPr>
          <w:w w:val="105"/>
        </w:rPr>
        <w:t>principales</w:t>
      </w:r>
      <w:r>
        <w:rPr>
          <w:spacing w:val="-9"/>
          <w:w w:val="105"/>
        </w:rPr>
        <w:t xml:space="preserve"> </w:t>
      </w:r>
      <w:r>
        <w:rPr>
          <w:w w:val="105"/>
        </w:rPr>
        <w:t>des</w:t>
      </w:r>
      <w:r>
        <w:rPr>
          <w:spacing w:val="-9"/>
          <w:w w:val="105"/>
        </w:rPr>
        <w:t xml:space="preserve"> </w:t>
      </w:r>
      <w:r>
        <w:rPr>
          <w:w w:val="105"/>
        </w:rPr>
        <w:t>ballons.</w:t>
      </w:r>
      <w:r>
        <w:rPr>
          <w:spacing w:val="-9"/>
          <w:w w:val="105"/>
        </w:rPr>
        <w:t xml:space="preserve"> </w:t>
      </w:r>
      <w:r>
        <w:rPr>
          <w:w w:val="105"/>
        </w:rPr>
        <w:t>Pour</w:t>
      </w:r>
      <w:r>
        <w:rPr>
          <w:spacing w:val="-9"/>
          <w:w w:val="105"/>
        </w:rPr>
        <w:t xml:space="preserve"> </w:t>
      </w:r>
      <w:r>
        <w:rPr>
          <w:w w:val="105"/>
        </w:rPr>
        <w:t>garantir</w:t>
      </w:r>
      <w:r>
        <w:rPr>
          <w:spacing w:val="-9"/>
          <w:w w:val="105"/>
        </w:rPr>
        <w:t xml:space="preserve"> </w:t>
      </w:r>
      <w:r>
        <w:rPr>
          <w:w w:val="105"/>
        </w:rPr>
        <w:t xml:space="preserve">cela, le système doit être strictement résistant aux pannes </w:t>
      </w:r>
      <w:ins w:id="172" w:author="Mirc Frederi" w:date="2025-01-06T11:28:00Z">
        <w:r>
          <w:rPr>
            <w:w w:val="105"/>
          </w:rPr>
          <w:t>avances</w:t>
        </w:r>
      </w:ins>
      <w:del w:id="173" w:author="Mirc Frederi" w:date="2025-01-06T11:28:00Z">
        <w:r>
          <w:rPr>
            <w:w w:val="105"/>
          </w:rPr>
          <w:delText>anticipées (</w:delText>
        </w:r>
        <w:r>
          <w:rPr>
            <w:i/>
            <w:w w:val="105"/>
          </w:rPr>
          <w:delText>panne avance</w:delText>
        </w:r>
        <w:r>
          <w:rPr>
            <w:w w:val="105"/>
          </w:rPr>
          <w:delText>)</w:delText>
        </w:r>
      </w:del>
      <w:r>
        <w:rPr>
          <w:w w:val="105"/>
        </w:rPr>
        <w:t>, excluant toute activation prématurée avant l’atterrissage. Un déclenchement in</w:t>
      </w:r>
      <w:del w:id="174" w:author="Mirc Frederi" w:date="2025-01-06T11:31:00Z">
        <w:r>
          <w:rPr>
            <w:w w:val="105"/>
          </w:rPr>
          <w:delText xml:space="preserve">- </w:delText>
        </w:r>
      </w:del>
      <w:r>
        <w:rPr>
          <w:w w:val="105"/>
        </w:rPr>
        <w:t>tempestif</w:t>
      </w:r>
      <w:r>
        <w:rPr>
          <w:spacing w:val="-4"/>
          <w:w w:val="105"/>
        </w:rPr>
        <w:t xml:space="preserve"> </w:t>
      </w:r>
      <w:r>
        <w:rPr>
          <w:w w:val="105"/>
        </w:rPr>
        <w:t>pourrait</w:t>
      </w:r>
      <w:r>
        <w:rPr>
          <w:spacing w:val="-4"/>
          <w:w w:val="105"/>
        </w:rPr>
        <w:t xml:space="preserve"> </w:t>
      </w:r>
      <w:r>
        <w:rPr>
          <w:w w:val="105"/>
        </w:rPr>
        <w:t>entraîner</w:t>
      </w:r>
      <w:r>
        <w:rPr>
          <w:spacing w:val="-4"/>
          <w:w w:val="105"/>
        </w:rPr>
        <w:t xml:space="preserve"> </w:t>
      </w:r>
      <w:r>
        <w:rPr>
          <w:w w:val="105"/>
        </w:rPr>
        <w:t>une</w:t>
      </w:r>
      <w:r>
        <w:rPr>
          <w:spacing w:val="-4"/>
          <w:w w:val="105"/>
        </w:rPr>
        <w:t xml:space="preserve"> </w:t>
      </w:r>
      <w:r>
        <w:rPr>
          <w:w w:val="105"/>
        </w:rPr>
        <w:t>chute</w:t>
      </w:r>
      <w:r>
        <w:rPr>
          <w:spacing w:val="-4"/>
          <w:w w:val="105"/>
        </w:rPr>
        <w:t xml:space="preserve"> </w:t>
      </w:r>
      <w:r>
        <w:rPr>
          <w:w w:val="105"/>
        </w:rPr>
        <w:t>libre</w:t>
      </w:r>
      <w:r>
        <w:rPr>
          <w:spacing w:val="-4"/>
          <w:w w:val="105"/>
        </w:rPr>
        <w:t xml:space="preserve"> </w:t>
      </w:r>
      <w:r>
        <w:rPr>
          <w:w w:val="105"/>
        </w:rPr>
        <w:t>de</w:t>
      </w:r>
      <w:r>
        <w:rPr>
          <w:spacing w:val="-4"/>
          <w:w w:val="105"/>
        </w:rPr>
        <w:t xml:space="preserve"> </w:t>
      </w:r>
      <w:r>
        <w:rPr>
          <w:w w:val="105"/>
        </w:rPr>
        <w:t>l’ensemble</w:t>
      </w:r>
      <w:r>
        <w:rPr>
          <w:spacing w:val="-4"/>
          <w:w w:val="105"/>
        </w:rPr>
        <w:t xml:space="preserve"> </w:t>
      </w:r>
      <w:ins w:id="175" w:author="Unknown Author" w:date="2025-01-28T13:26:00Z">
        <w:r>
          <w:rPr>
            <w:spacing w:val="-4"/>
            <w:w w:val="105"/>
          </w:rPr>
          <w:t>suspendu</w:t>
        </w:r>
      </w:ins>
      <w:del w:id="176" w:author="Unknown Author" w:date="2025-01-28T13:26:00Z">
        <w:r>
          <w:rPr>
            <w:w w:val="105"/>
          </w:rPr>
          <w:delText>ballon-charge</w:delText>
        </w:r>
        <w:r>
          <w:rPr>
            <w:spacing w:val="-4"/>
            <w:w w:val="105"/>
          </w:rPr>
          <w:delText xml:space="preserve"> </w:delText>
        </w:r>
        <w:r>
          <w:rPr>
            <w:w w:val="105"/>
          </w:rPr>
          <w:delText>utile</w:delText>
        </w:r>
        <w:commentRangeStart w:id="177"/>
        <w:commentRangeEnd w:id="177"/>
        <w:r>
          <w:commentReference w:id="177"/>
        </w:r>
      </w:del>
      <w:r>
        <w:rPr>
          <w:w w:val="105"/>
        </w:rPr>
        <w:t>,</w:t>
      </w:r>
      <w:r>
        <w:rPr>
          <w:spacing w:val="-4"/>
          <w:w w:val="105"/>
        </w:rPr>
        <w:t xml:space="preserve"> </w:t>
      </w:r>
      <w:r>
        <w:rPr>
          <w:w w:val="105"/>
        </w:rPr>
        <w:t>avec des conséquences potentiellement graves.</w:t>
      </w:r>
    </w:p>
    <w:p w14:paraId="64864A48" w14:textId="77777777" w:rsidR="007F7DC4" w:rsidRDefault="007F7DC4">
      <w:pPr>
        <w:pStyle w:val="Corpsdetexte"/>
        <w:spacing w:before="8"/>
      </w:pPr>
    </w:p>
    <w:p w14:paraId="0EDC9F40" w14:textId="77777777" w:rsidR="007F7DC4" w:rsidRDefault="00000000">
      <w:pPr>
        <w:pStyle w:val="Corpsdetexte"/>
        <w:spacing w:line="252" w:lineRule="auto"/>
        <w:ind w:left="105" w:right="523" w:firstLine="351"/>
        <w:jc w:val="both"/>
      </w:pPr>
      <w:r>
        <w:rPr>
          <w:w w:val="105"/>
        </w:rPr>
        <w:t>En revanche, dans l’hypothèse où le système échouerait à effectuer le dévente- ment après l’atterrissage, la configuration resterait similaire à celle des dispositifs actuels.</w:t>
      </w:r>
      <w:r>
        <w:rPr>
          <w:spacing w:val="-5"/>
          <w:w w:val="105"/>
        </w:rPr>
        <w:t xml:space="preserve"> </w:t>
      </w:r>
      <w:r>
        <w:rPr>
          <w:w w:val="105"/>
        </w:rPr>
        <w:t>Le</w:t>
      </w:r>
      <w:r>
        <w:rPr>
          <w:spacing w:val="-5"/>
          <w:w w:val="105"/>
        </w:rPr>
        <w:t xml:space="preserve"> </w:t>
      </w:r>
      <w:r>
        <w:rPr>
          <w:w w:val="105"/>
        </w:rPr>
        <w:t>principal</w:t>
      </w:r>
      <w:r>
        <w:rPr>
          <w:spacing w:val="-5"/>
          <w:w w:val="105"/>
        </w:rPr>
        <w:t xml:space="preserve"> </w:t>
      </w:r>
      <w:r>
        <w:rPr>
          <w:w w:val="105"/>
        </w:rPr>
        <w:t>risque</w:t>
      </w:r>
      <w:r>
        <w:rPr>
          <w:spacing w:val="-5"/>
          <w:w w:val="105"/>
        </w:rPr>
        <w:t xml:space="preserve"> </w:t>
      </w:r>
      <w:r>
        <w:rPr>
          <w:w w:val="105"/>
        </w:rPr>
        <w:t>serait</w:t>
      </w:r>
      <w:r>
        <w:rPr>
          <w:spacing w:val="-5"/>
          <w:w w:val="105"/>
        </w:rPr>
        <w:t xml:space="preserve"> </w:t>
      </w:r>
      <w:r>
        <w:rPr>
          <w:w w:val="105"/>
        </w:rPr>
        <w:t>que</w:t>
      </w:r>
      <w:r>
        <w:rPr>
          <w:spacing w:val="-5"/>
          <w:w w:val="105"/>
        </w:rPr>
        <w:t xml:space="preserve"> </w:t>
      </w:r>
      <w:r>
        <w:rPr>
          <w:w w:val="105"/>
        </w:rPr>
        <w:t>la</w:t>
      </w:r>
      <w:r>
        <w:rPr>
          <w:spacing w:val="-5"/>
          <w:w w:val="105"/>
        </w:rPr>
        <w:t xml:space="preserve"> </w:t>
      </w:r>
      <w:r>
        <w:rPr>
          <w:w w:val="105"/>
        </w:rPr>
        <w:t>NSO</w:t>
      </w:r>
      <w:r>
        <w:rPr>
          <w:spacing w:val="-5"/>
          <w:w w:val="105"/>
        </w:rPr>
        <w:t xml:space="preserve"> </w:t>
      </w:r>
      <w:r>
        <w:rPr>
          <w:w w:val="105"/>
        </w:rPr>
        <w:t>et</w:t>
      </w:r>
      <w:r>
        <w:rPr>
          <w:spacing w:val="-5"/>
          <w:w w:val="105"/>
        </w:rPr>
        <w:t xml:space="preserve"> </w:t>
      </w:r>
      <w:r>
        <w:rPr>
          <w:w w:val="105"/>
        </w:rPr>
        <w:t>la</w:t>
      </w:r>
      <w:r>
        <w:rPr>
          <w:spacing w:val="-5"/>
          <w:w w:val="105"/>
        </w:rPr>
        <w:t xml:space="preserve"> </w:t>
      </w:r>
      <w:r>
        <w:rPr>
          <w:w w:val="105"/>
        </w:rPr>
        <w:t>charge</w:t>
      </w:r>
      <w:r>
        <w:rPr>
          <w:spacing w:val="-5"/>
          <w:w w:val="105"/>
        </w:rPr>
        <w:t xml:space="preserve"> </w:t>
      </w:r>
      <w:r>
        <w:rPr>
          <w:w w:val="105"/>
        </w:rPr>
        <w:t>utile</w:t>
      </w:r>
      <w:r>
        <w:rPr>
          <w:spacing w:val="-5"/>
          <w:w w:val="105"/>
        </w:rPr>
        <w:t xml:space="preserve"> </w:t>
      </w:r>
      <w:r>
        <w:rPr>
          <w:w w:val="105"/>
        </w:rPr>
        <w:t>soient</w:t>
      </w:r>
      <w:r>
        <w:rPr>
          <w:spacing w:val="-5"/>
          <w:w w:val="105"/>
        </w:rPr>
        <w:t xml:space="preserve"> </w:t>
      </w:r>
      <w:r>
        <w:rPr>
          <w:w w:val="105"/>
        </w:rPr>
        <w:t>entraînées</w:t>
      </w:r>
      <w:r>
        <w:rPr>
          <w:spacing w:val="-5"/>
          <w:w w:val="105"/>
        </w:rPr>
        <w:t xml:space="preserve"> </w:t>
      </w:r>
      <w:r>
        <w:rPr>
          <w:w w:val="105"/>
        </w:rPr>
        <w:t>au sol par le vent, ce qui pourrait endommager le matériel. Dans cette étude, l’accent a été mis sur la conception d’un système robuste à la panne avance.</w:t>
      </w:r>
    </w:p>
    <w:p w14:paraId="40D60DBA" w14:textId="77777777" w:rsidR="007F7DC4" w:rsidRDefault="007F7DC4">
      <w:pPr>
        <w:pStyle w:val="Corpsdetexte"/>
        <w:spacing w:before="8"/>
      </w:pPr>
    </w:p>
    <w:p w14:paraId="6ED96A3D" w14:textId="77777777" w:rsidR="007F7DC4" w:rsidRDefault="00000000">
      <w:pPr>
        <w:pStyle w:val="Corpsdetexte"/>
        <w:spacing w:before="1" w:line="252" w:lineRule="auto"/>
        <w:ind w:left="105" w:right="523" w:firstLine="351"/>
        <w:jc w:val="both"/>
      </w:pPr>
      <w:r>
        <w:rPr>
          <w:w w:val="105"/>
        </w:rPr>
        <w:t>Une</w:t>
      </w:r>
      <w:r>
        <w:rPr>
          <w:spacing w:val="-16"/>
          <w:w w:val="105"/>
        </w:rPr>
        <w:t xml:space="preserve"> </w:t>
      </w:r>
      <w:r>
        <w:rPr>
          <w:w w:val="105"/>
        </w:rPr>
        <w:t>analyse</w:t>
      </w:r>
      <w:r>
        <w:rPr>
          <w:spacing w:val="-16"/>
          <w:w w:val="105"/>
        </w:rPr>
        <w:t xml:space="preserve"> </w:t>
      </w:r>
      <w:r>
        <w:rPr>
          <w:w w:val="105"/>
        </w:rPr>
        <w:t>approfondie</w:t>
      </w:r>
      <w:r>
        <w:rPr>
          <w:spacing w:val="-16"/>
          <w:w w:val="105"/>
        </w:rPr>
        <w:t xml:space="preserve"> </w:t>
      </w:r>
      <w:r>
        <w:rPr>
          <w:w w:val="105"/>
        </w:rPr>
        <w:t>des</w:t>
      </w:r>
      <w:r>
        <w:rPr>
          <w:spacing w:val="-15"/>
          <w:w w:val="105"/>
        </w:rPr>
        <w:t xml:space="preserve"> </w:t>
      </w:r>
      <w:r>
        <w:rPr>
          <w:w w:val="105"/>
        </w:rPr>
        <w:t>défaillances</w:t>
      </w:r>
      <w:r>
        <w:rPr>
          <w:spacing w:val="-16"/>
          <w:w w:val="105"/>
        </w:rPr>
        <w:t xml:space="preserve"> </w:t>
      </w:r>
      <w:r>
        <w:rPr>
          <w:w w:val="105"/>
        </w:rPr>
        <w:t>potentielles</w:t>
      </w:r>
      <w:r>
        <w:rPr>
          <w:spacing w:val="-16"/>
          <w:w w:val="105"/>
        </w:rPr>
        <w:t xml:space="preserve"> </w:t>
      </w:r>
      <w:r>
        <w:rPr>
          <w:w w:val="105"/>
        </w:rPr>
        <w:t>a</w:t>
      </w:r>
      <w:r>
        <w:rPr>
          <w:spacing w:val="-16"/>
          <w:w w:val="105"/>
        </w:rPr>
        <w:t xml:space="preserve"> </w:t>
      </w:r>
      <w:r>
        <w:rPr>
          <w:w w:val="105"/>
        </w:rPr>
        <w:t>été</w:t>
      </w:r>
      <w:r>
        <w:rPr>
          <w:spacing w:val="-15"/>
          <w:w w:val="105"/>
        </w:rPr>
        <w:t xml:space="preserve"> </w:t>
      </w:r>
      <w:r>
        <w:rPr>
          <w:w w:val="105"/>
        </w:rPr>
        <w:t>réalisée</w:t>
      </w:r>
      <w:r>
        <w:rPr>
          <w:spacing w:val="-16"/>
          <w:w w:val="105"/>
        </w:rPr>
        <w:t xml:space="preserve"> </w:t>
      </w:r>
      <w:r>
        <w:rPr>
          <w:w w:val="105"/>
        </w:rPr>
        <w:t>au</w:t>
      </w:r>
      <w:r>
        <w:rPr>
          <w:spacing w:val="-16"/>
          <w:w w:val="105"/>
        </w:rPr>
        <w:t xml:space="preserve"> </w:t>
      </w:r>
      <w:r>
        <w:rPr>
          <w:w w:val="105"/>
        </w:rPr>
        <w:t>moyen</w:t>
      </w:r>
      <w:r>
        <w:rPr>
          <w:spacing w:val="-16"/>
          <w:w w:val="105"/>
        </w:rPr>
        <w:t xml:space="preserve"> </w:t>
      </w:r>
      <w:r>
        <w:rPr>
          <w:w w:val="105"/>
        </w:rPr>
        <w:t xml:space="preserve">de l’AMDEC. Les résultats de cette analyse, qui ont permis d’identifier et de traiter les faiblesses critiques, sont présentés à la figure </w:t>
      </w:r>
      <w:hyperlink w:anchor="_bookmark31">
        <w:r w:rsidR="007F7DC4">
          <w:rPr>
            <w:w w:val="105"/>
          </w:rPr>
          <w:t>9.</w:t>
        </w:r>
      </w:hyperlink>
    </w:p>
    <w:p w14:paraId="25CDA5EA" w14:textId="77777777" w:rsidR="007F7DC4" w:rsidRDefault="007F7DC4">
      <w:pPr>
        <w:pStyle w:val="Corpsdetexte"/>
        <w:rPr>
          <w:sz w:val="20"/>
        </w:rPr>
      </w:pPr>
    </w:p>
    <w:p w14:paraId="5D62D04E" w14:textId="77777777" w:rsidR="007F7DC4" w:rsidRDefault="00000000">
      <w:pPr>
        <w:pStyle w:val="Corpsdetexte"/>
        <w:spacing w:before="36"/>
        <w:rPr>
          <w:sz w:val="20"/>
        </w:rPr>
      </w:pPr>
      <w:r>
        <w:rPr>
          <w:noProof/>
          <w:sz w:val="20"/>
        </w:rPr>
        <w:drawing>
          <wp:anchor distT="0" distB="0" distL="0" distR="0" simplePos="0" relativeHeight="16" behindDoc="1" locked="0" layoutInCell="1" allowOverlap="1" wp14:anchorId="4C519C30" wp14:editId="71E1CCDA">
            <wp:simplePos x="0" y="0"/>
            <wp:positionH relativeFrom="page">
              <wp:posOffset>1663065</wp:posOffset>
            </wp:positionH>
            <wp:positionV relativeFrom="paragraph">
              <wp:posOffset>184150</wp:posOffset>
            </wp:positionV>
            <wp:extent cx="4091940" cy="2914650"/>
            <wp:effectExtent l="0" t="0" r="0" b="0"/>
            <wp:wrapTopAndBottom/>
            <wp:docPr id="25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19"/>
                    <pic:cNvPicPr>
                      <a:picLocks noChangeAspect="1" noChangeArrowheads="1"/>
                    </pic:cNvPicPr>
                  </pic:nvPicPr>
                  <pic:blipFill>
                    <a:blip r:embed="rId61"/>
                    <a:stretch>
                      <a:fillRect/>
                    </a:stretch>
                  </pic:blipFill>
                  <pic:spPr bwMode="auto">
                    <a:xfrm>
                      <a:off x="0" y="0"/>
                      <a:ext cx="4091940" cy="2914650"/>
                    </a:xfrm>
                    <a:prstGeom prst="rect">
                      <a:avLst/>
                    </a:prstGeom>
                  </pic:spPr>
                </pic:pic>
              </a:graphicData>
            </a:graphic>
          </wp:anchor>
        </w:drawing>
      </w:r>
    </w:p>
    <w:p w14:paraId="32DE396C" w14:textId="77777777" w:rsidR="007F7DC4" w:rsidRDefault="007F7DC4">
      <w:pPr>
        <w:pStyle w:val="Corpsdetexte"/>
        <w:spacing w:before="74"/>
      </w:pPr>
      <w:bookmarkStart w:id="178" w:name="_bookmark31"/>
      <w:bookmarkEnd w:id="178"/>
    </w:p>
    <w:p w14:paraId="124DAC18" w14:textId="77777777" w:rsidR="007F7DC4" w:rsidRDefault="00000000">
      <w:pPr>
        <w:pStyle w:val="Corpsdetexte"/>
        <w:spacing w:line="247" w:lineRule="auto"/>
        <w:ind w:left="105" w:right="507"/>
      </w:pPr>
      <w:r>
        <w:rPr>
          <w:rFonts w:ascii="Cambria" w:hAnsi="Cambria"/>
          <w:w w:val="105"/>
        </w:rPr>
        <w:t>F</w:t>
      </w:r>
      <w:r>
        <w:rPr>
          <w:rFonts w:ascii="Cambria" w:hAnsi="Cambria"/>
          <w:smallCaps/>
          <w:w w:val="105"/>
        </w:rPr>
        <w:t>igure</w:t>
      </w:r>
      <w:r>
        <w:rPr>
          <w:rFonts w:ascii="Cambria" w:hAnsi="Cambria"/>
          <w:spacing w:val="27"/>
          <w:w w:val="105"/>
        </w:rPr>
        <w:t xml:space="preserve"> </w:t>
      </w:r>
      <w:r>
        <w:rPr>
          <w:rFonts w:ascii="Cambria" w:hAnsi="Cambria"/>
          <w:w w:val="105"/>
        </w:rPr>
        <w:t xml:space="preserve">9 </w:t>
      </w:r>
      <w:r>
        <w:rPr>
          <w:w w:val="105"/>
        </w:rPr>
        <w:t>– Analyse des Modes de Défaillance, de leurs Effets et de leur Criticité du système.</w:t>
      </w:r>
    </w:p>
    <w:p w14:paraId="48CFCF9D" w14:textId="77777777" w:rsidR="007F7DC4" w:rsidRDefault="007F7DC4">
      <w:pPr>
        <w:pStyle w:val="Corpsdetexte"/>
        <w:spacing w:line="247" w:lineRule="auto"/>
        <w:ind w:left="105" w:right="507"/>
      </w:pPr>
    </w:p>
    <w:p w14:paraId="675C8B08" w14:textId="77777777" w:rsidR="007F7DC4" w:rsidRDefault="007F7DC4">
      <w:pPr>
        <w:pStyle w:val="Corpsdetexte"/>
        <w:spacing w:line="247" w:lineRule="auto"/>
        <w:ind w:left="105" w:right="507"/>
      </w:pPr>
    </w:p>
    <w:p w14:paraId="644E994E" w14:textId="77777777" w:rsidR="007F7DC4" w:rsidDel="00B34CA6" w:rsidRDefault="007F7DC4" w:rsidP="00B34CA6">
      <w:pPr>
        <w:pStyle w:val="HeaderandFooter"/>
        <w:rPr>
          <w:del w:id="179" w:author="Paul, Alexandre J" w:date="2025-01-29T10:42:00Z" w16du:dateUtc="2025-01-29T09:42:00Z"/>
          <w:rFonts w:ascii="Arial;sans-serif" w:hAnsi="Arial;sans-serif"/>
          <w:b/>
          <w:bCs/>
          <w:color w:val="000000"/>
        </w:rPr>
      </w:pPr>
    </w:p>
    <w:p w14:paraId="7F35B2E8" w14:textId="77777777" w:rsidR="00B34CA6" w:rsidRDefault="00B34CA6" w:rsidP="00B34CA6">
      <w:pPr>
        <w:pStyle w:val="Corpsdetexte"/>
        <w:spacing w:line="247" w:lineRule="auto"/>
        <w:ind w:right="507"/>
        <w:rPr>
          <w:ins w:id="180" w:author="Paul, Alexandre J" w:date="2025-01-29T10:43:00Z" w16du:dateUtc="2025-01-29T09:43:00Z"/>
          <w:rFonts w:ascii="Arial;sans-serif" w:hAnsi="Arial;sans-serif"/>
          <w:b/>
          <w:bCs/>
          <w:color w:val="000000"/>
          <w:sz w:val="22"/>
          <w:szCs w:val="22"/>
        </w:rPr>
      </w:pPr>
    </w:p>
    <w:p w14:paraId="008BD8A6" w14:textId="77777777" w:rsidR="00B34CA6" w:rsidRPr="005F6414" w:rsidRDefault="00B34CA6" w:rsidP="00B34CA6">
      <w:pPr>
        <w:pStyle w:val="Titre1"/>
        <w:numPr>
          <w:ilvl w:val="0"/>
          <w:numId w:val="14"/>
        </w:numPr>
        <w:tabs>
          <w:tab w:val="left" w:pos="663"/>
        </w:tabs>
        <w:rPr>
          <w:ins w:id="181" w:author="Paul, Alexandre J" w:date="2025-01-29T10:43:00Z" w16du:dateUtc="2025-01-29T09:43:00Z"/>
        </w:rPr>
      </w:pPr>
      <w:ins w:id="182" w:author="Paul, Alexandre J" w:date="2025-01-29T10:43:00Z" w16du:dateUtc="2025-01-29T09:43:00Z">
        <w:r>
          <w:lastRenderedPageBreak/>
          <w:t>Conclusion</w:t>
        </w:r>
        <w:r>
          <w:rPr>
            <w:spacing w:val="76"/>
          </w:rPr>
          <w:t xml:space="preserve"> </w:t>
        </w:r>
        <w:r>
          <w:t>et</w:t>
        </w:r>
        <w:r>
          <w:rPr>
            <w:spacing w:val="76"/>
          </w:rPr>
          <w:t xml:space="preserve"> </w:t>
        </w:r>
        <w:r>
          <w:rPr>
            <w:spacing w:val="-2"/>
          </w:rPr>
          <w:t>Perspectives</w:t>
        </w:r>
      </w:ins>
    </w:p>
    <w:p w14:paraId="0CB9B22E" w14:textId="77777777" w:rsidR="00B34CA6" w:rsidRDefault="00B34CA6" w:rsidP="00B34CA6">
      <w:pPr>
        <w:pStyle w:val="Corpsdetexte"/>
        <w:spacing w:line="247" w:lineRule="auto"/>
        <w:ind w:right="507"/>
        <w:rPr>
          <w:ins w:id="183" w:author="Paul, Alexandre J" w:date="2025-01-29T10:43:00Z" w16du:dateUtc="2025-01-29T09:43:00Z"/>
          <w:rFonts w:ascii="Arial;sans-serif" w:hAnsi="Arial;sans-serif"/>
          <w:b/>
          <w:bCs/>
          <w:color w:val="000000"/>
          <w:sz w:val="22"/>
        </w:rPr>
      </w:pPr>
    </w:p>
    <w:p w14:paraId="243733B5" w14:textId="1C700B76" w:rsidR="00B34CA6" w:rsidRPr="00B34CA6" w:rsidRDefault="00B34CA6" w:rsidP="00B34CA6">
      <w:pPr>
        <w:pStyle w:val="HeaderandFooter"/>
        <w:rPr>
          <w:ins w:id="184" w:author="Paul, Alexandre J" w:date="2025-01-29T10:42:00Z" w16du:dateUtc="2025-01-29T09:42:00Z"/>
        </w:rPr>
        <w:pPrChange w:id="185" w:author="Paul, Alexandre J" w:date="2025-01-29T10:43:00Z" w16du:dateUtc="2025-01-29T09:43:00Z">
          <w:pPr>
            <w:pStyle w:val="Corpsdetexte"/>
            <w:spacing w:line="247" w:lineRule="auto"/>
            <w:ind w:left="105" w:right="507"/>
          </w:pPr>
        </w:pPrChange>
      </w:pPr>
    </w:p>
    <w:p w14:paraId="365C38A7" w14:textId="77777777" w:rsidR="007F7DC4" w:rsidDel="00B34CA6" w:rsidRDefault="00000000" w:rsidP="00B34CA6">
      <w:pPr>
        <w:pStyle w:val="Corpsdetexte"/>
        <w:spacing w:line="247" w:lineRule="auto"/>
        <w:ind w:right="507"/>
        <w:rPr>
          <w:ins w:id="186" w:author="Unknown Author" w:date="2025-01-29T09:03:00Z"/>
          <w:del w:id="187" w:author="Paul, Alexandre J" w:date="2025-01-29T10:43:00Z" w16du:dateUtc="2025-01-29T09:43:00Z"/>
          <w:b/>
          <w:bCs/>
        </w:rPr>
        <w:pPrChange w:id="188" w:author="Paul, Alexandre J" w:date="2025-01-29T10:42:00Z" w16du:dateUtc="2025-01-29T09:42:00Z">
          <w:pPr>
            <w:pStyle w:val="Corpsdetexte"/>
            <w:spacing w:line="247" w:lineRule="auto"/>
            <w:ind w:left="105" w:right="507"/>
          </w:pPr>
        </w:pPrChange>
      </w:pPr>
      <w:ins w:id="189" w:author="Unknown Author" w:date="2025-01-29T09:03:00Z">
        <w:del w:id="190" w:author="Paul, Alexandre J" w:date="2025-01-29T10:42:00Z" w16du:dateUtc="2025-01-29T09:42:00Z">
          <w:r w:rsidDel="00B34CA6">
            <w:rPr>
              <w:b/>
              <w:bCs/>
            </w:rPr>
            <w:delText xml:space="preserve">10 - </w:delText>
          </w:r>
          <w:r w:rsidDel="00B34CA6">
            <w:rPr>
              <w:rFonts w:ascii="Arial;sans-serif" w:hAnsi="Arial;sans-serif"/>
              <w:b/>
              <w:bCs/>
              <w:color w:val="000000"/>
              <w:sz w:val="22"/>
            </w:rPr>
            <w:delText>Implémentation Logicielle et Interfaces</w:delText>
          </w:r>
        </w:del>
      </w:ins>
    </w:p>
    <w:p w14:paraId="0AF6270D" w14:textId="77777777" w:rsidR="007F7DC4" w:rsidDel="00B34CA6" w:rsidRDefault="007F7DC4" w:rsidP="00B34CA6">
      <w:pPr>
        <w:pStyle w:val="Corpsdetexte"/>
        <w:spacing w:line="247" w:lineRule="auto"/>
        <w:ind w:right="507"/>
        <w:rPr>
          <w:del w:id="191" w:author="Paul, Alexandre J" w:date="2025-01-29T10:43:00Z" w16du:dateUtc="2025-01-29T09:43:00Z"/>
        </w:rPr>
        <w:pPrChange w:id="192" w:author="Paul, Alexandre J" w:date="2025-01-29T10:43:00Z" w16du:dateUtc="2025-01-29T09:43:00Z">
          <w:pPr>
            <w:pStyle w:val="Corpsdetexte"/>
            <w:spacing w:after="283"/>
          </w:pPr>
        </w:pPrChange>
      </w:pPr>
    </w:p>
    <w:p w14:paraId="2044E309" w14:textId="77777777" w:rsidR="007F7DC4" w:rsidRDefault="00000000">
      <w:pPr>
        <w:pStyle w:val="Corpsdetexte"/>
        <w:spacing w:line="331" w:lineRule="auto"/>
        <w:rPr>
          <w:ins w:id="193" w:author="Unknown Author" w:date="2025-01-29T09:03:00Z"/>
          <w:rFonts w:ascii="Arial;sans-serif" w:hAnsi="Arial;sans-serif"/>
          <w:color w:val="000000"/>
          <w:sz w:val="22"/>
          <w:szCs w:val="22"/>
        </w:rPr>
      </w:pPr>
      <w:ins w:id="194" w:author="Unknown Author" w:date="2025-01-29T09:03:00Z">
        <w:r>
          <w:rPr>
            <w:rFonts w:ascii="Arial;sans-serif" w:hAnsi="Arial;sans-serif"/>
            <w:color w:val="000000"/>
            <w:sz w:val="22"/>
            <w:szCs w:val="22"/>
          </w:rPr>
          <w:t>Pour l’implémentation logicielle, nous avons utilisé une plateforme de développement intégrée (IDE) afin de concevoir et tester notre code.  </w:t>
        </w:r>
      </w:ins>
    </w:p>
    <w:p w14:paraId="0DC6846C" w14:textId="77777777" w:rsidR="007F7DC4" w:rsidRDefault="007F7DC4">
      <w:pPr>
        <w:pStyle w:val="Corpsdetexte"/>
        <w:spacing w:after="283"/>
        <w:rPr>
          <w:ins w:id="195" w:author="Unknown Author" w:date="2025-01-29T09:03:00Z"/>
          <w:sz w:val="22"/>
          <w:szCs w:val="22"/>
        </w:rPr>
      </w:pPr>
    </w:p>
    <w:p w14:paraId="13D2E6E6" w14:textId="77777777" w:rsidR="007F7DC4" w:rsidRDefault="00000000">
      <w:pPr>
        <w:pStyle w:val="Corpsdetexte"/>
        <w:spacing w:line="331" w:lineRule="auto"/>
        <w:rPr>
          <w:ins w:id="196" w:author="Unknown Author" w:date="2025-01-29T09:03:00Z"/>
          <w:rFonts w:ascii="Arial;sans-serif" w:hAnsi="Arial;sans-serif"/>
          <w:color w:val="000000"/>
          <w:sz w:val="22"/>
          <w:szCs w:val="22"/>
        </w:rPr>
      </w:pPr>
      <w:ins w:id="197" w:author="Unknown Author" w:date="2025-01-29T09:03:00Z">
        <w:r>
          <w:rPr>
            <w:rFonts w:ascii="Arial;sans-serif" w:hAnsi="Arial;sans-serif"/>
            <w:color w:val="000000"/>
            <w:sz w:val="22"/>
            <w:szCs w:val="22"/>
          </w:rPr>
          <w:t>Dans notre architecture, nous avons codé deux fonctions distinctes représentant les contrôleurs MC1 et MC2, chacun ayant des rôles spécifiques. </w:t>
        </w:r>
      </w:ins>
    </w:p>
    <w:p w14:paraId="1CF0B9DB" w14:textId="77777777" w:rsidR="007F7DC4" w:rsidRDefault="007F7DC4">
      <w:pPr>
        <w:pStyle w:val="Corpsdetexte"/>
        <w:spacing w:after="283"/>
        <w:rPr>
          <w:ins w:id="198" w:author="Unknown Author" w:date="2025-01-29T09:03:00Z"/>
          <w:sz w:val="22"/>
          <w:szCs w:val="22"/>
        </w:rPr>
      </w:pPr>
    </w:p>
    <w:p w14:paraId="5A16D827" w14:textId="77777777" w:rsidR="007F7DC4" w:rsidRDefault="00000000">
      <w:pPr>
        <w:pStyle w:val="Titre1"/>
        <w:spacing w:before="400" w:after="120" w:line="331" w:lineRule="auto"/>
        <w:rPr>
          <w:ins w:id="199" w:author="Unknown Author" w:date="2025-01-29T09:03:00Z"/>
          <w:rFonts w:ascii="Arial;sans-serif" w:hAnsi="Arial;sans-serif"/>
          <w:color w:val="000000"/>
          <w:sz w:val="22"/>
          <w:szCs w:val="22"/>
        </w:rPr>
      </w:pPr>
      <w:ins w:id="200" w:author="Unknown Author" w:date="2025-01-29T09:03:00Z">
        <w:r>
          <w:rPr>
            <w:rFonts w:ascii="Arial;sans-serif" w:hAnsi="Arial;sans-serif"/>
            <w:color w:val="000000"/>
            <w:sz w:val="22"/>
            <w:szCs w:val="22"/>
          </w:rPr>
          <w:t>Microcontrôleur 1</w:t>
        </w:r>
      </w:ins>
    </w:p>
    <w:p w14:paraId="396F48F4" w14:textId="77777777" w:rsidR="007F7DC4" w:rsidRDefault="00000000">
      <w:pPr>
        <w:pStyle w:val="Corpsdetexte"/>
        <w:spacing w:line="331" w:lineRule="auto"/>
        <w:rPr>
          <w:ins w:id="201" w:author="Unknown Author" w:date="2025-01-29T09:03:00Z"/>
          <w:rFonts w:ascii="Arial;sans-serif" w:hAnsi="Arial;sans-serif"/>
          <w:color w:val="000000"/>
          <w:sz w:val="22"/>
          <w:szCs w:val="22"/>
        </w:rPr>
      </w:pPr>
      <w:ins w:id="202" w:author="Unknown Author" w:date="2025-01-29T09:03:00Z">
        <w:r>
          <w:rPr>
            <w:rFonts w:ascii="Arial;sans-serif" w:hAnsi="Arial;sans-serif"/>
            <w:color w:val="000000"/>
            <w:sz w:val="22"/>
            <w:szCs w:val="22"/>
          </w:rPr>
          <w:t>Le microcontrôleur MC1 est interfacé avec le capteur GPS, et la communication entre le capteur et le MC1. Nous avons développé une fonction permettant de lire les données produites par le capteur GPS et d’activer ou non l’armement de la cisaille pyrotechnique si les conditions requises sont remplies.  </w:t>
        </w:r>
      </w:ins>
    </w:p>
    <w:p w14:paraId="7D4E8AFC" w14:textId="77777777" w:rsidR="007F7DC4" w:rsidRDefault="007F7DC4">
      <w:pPr>
        <w:pStyle w:val="Corpsdetexte"/>
        <w:spacing w:after="283"/>
        <w:rPr>
          <w:ins w:id="203" w:author="Unknown Author" w:date="2025-01-29T09:03:00Z"/>
          <w:sz w:val="22"/>
          <w:szCs w:val="22"/>
        </w:rPr>
      </w:pPr>
    </w:p>
    <w:p w14:paraId="4936D74A" w14:textId="77777777" w:rsidR="007F7DC4" w:rsidRDefault="00000000">
      <w:pPr>
        <w:pStyle w:val="Corpsdetexte"/>
        <w:spacing w:line="331" w:lineRule="auto"/>
        <w:rPr>
          <w:ins w:id="204" w:author="Unknown Author" w:date="2025-01-29T09:03:00Z"/>
          <w:rFonts w:ascii="Arial;sans-serif" w:hAnsi="Arial;sans-serif"/>
          <w:color w:val="000000"/>
          <w:sz w:val="22"/>
          <w:szCs w:val="22"/>
        </w:rPr>
      </w:pPr>
      <w:ins w:id="205" w:author="Unknown Author" w:date="2025-01-29T09:03:00Z">
        <w:r>
          <w:rPr>
            <w:rFonts w:ascii="Arial;sans-serif" w:hAnsi="Arial;sans-serif"/>
            <w:color w:val="000000"/>
            <w:sz w:val="22"/>
            <w:szCs w:val="22"/>
          </w:rPr>
          <w:t>Les conditions à vérifier sont les suivantes :  </w:t>
        </w:r>
      </w:ins>
    </w:p>
    <w:p w14:paraId="57EE0188" w14:textId="77777777" w:rsidR="007F7DC4" w:rsidRDefault="00000000">
      <w:pPr>
        <w:pStyle w:val="Corpsdetexte"/>
        <w:spacing w:line="331" w:lineRule="auto"/>
        <w:ind w:firstLine="720"/>
        <w:rPr>
          <w:ins w:id="206" w:author="Unknown Author" w:date="2025-01-29T09:03:00Z"/>
          <w:rFonts w:ascii="Arial;sans-serif" w:hAnsi="Arial;sans-serif"/>
          <w:color w:val="000000"/>
          <w:sz w:val="22"/>
          <w:szCs w:val="22"/>
        </w:rPr>
      </w:pPr>
      <w:ins w:id="207" w:author="Unknown Author" w:date="2025-01-29T09:03:00Z">
        <w:r>
          <w:rPr>
            <w:rFonts w:ascii="Arial;sans-serif" w:hAnsi="Arial;sans-serif"/>
            <w:color w:val="000000"/>
            <w:sz w:val="22"/>
            <w:szCs w:val="22"/>
          </w:rPr>
          <w:t>1. Le capteur GPS doit indiquer que l’altitude de la nacelle de servitude reste constante, ce qui signifie que le satellite est au sol.  </w:t>
        </w:r>
      </w:ins>
    </w:p>
    <w:p w14:paraId="60BD9B77" w14:textId="77777777" w:rsidR="007F7DC4" w:rsidRDefault="00000000">
      <w:pPr>
        <w:pStyle w:val="Corpsdetexte"/>
        <w:spacing w:line="331" w:lineRule="auto"/>
        <w:ind w:firstLine="720"/>
        <w:rPr>
          <w:ins w:id="208" w:author="Unknown Author" w:date="2025-01-29T09:03:00Z"/>
          <w:rFonts w:ascii="Arial;sans-serif" w:hAnsi="Arial;sans-serif"/>
          <w:color w:val="000000"/>
          <w:sz w:val="22"/>
          <w:szCs w:val="22"/>
        </w:rPr>
      </w:pPr>
      <w:ins w:id="209" w:author="Unknown Author" w:date="2025-01-29T09:03:00Z">
        <w:r>
          <w:rPr>
            <w:rFonts w:ascii="Arial;sans-serif" w:hAnsi="Arial;sans-serif"/>
            <w:color w:val="000000"/>
            <w:sz w:val="22"/>
            <w:szCs w:val="22"/>
          </w:rPr>
          <w:t>2. Le MC1 doit recevoir un signal d’autorisation de l’opérateur (`</w:t>
        </w:r>
        <w:proofErr w:type="spellStart"/>
        <w:r>
          <w:rPr>
            <w:rFonts w:ascii="Arial;sans-serif" w:hAnsi="Arial;sans-serif"/>
            <w:color w:val="000000"/>
            <w:sz w:val="22"/>
            <w:szCs w:val="22"/>
          </w:rPr>
          <w:t>ack_operateur</w:t>
        </w:r>
        <w:proofErr w:type="spellEnd"/>
        <w:r>
          <w:rPr>
            <w:rFonts w:ascii="Arial;sans-serif" w:hAnsi="Arial;sans-serif"/>
            <w:color w:val="000000"/>
            <w:sz w:val="22"/>
            <w:szCs w:val="22"/>
          </w:rPr>
          <w:t>`), confirmant que le satellite est en phase de descente. Cette précaution permet d’éviter que le parachute ne soit séparé de la charge utile lors de la phase d’initialisation au sol, avant le vol. En effet, pendant cette phase, le ballon peut se trouver dans des conditions où le déventement pourrait être déclenché prématurément (altitude constante et capteur d’effort indiquant une valeur nulle).  </w:t>
        </w:r>
      </w:ins>
    </w:p>
    <w:p w14:paraId="650214FF" w14:textId="77777777" w:rsidR="007F7DC4" w:rsidRDefault="00000000">
      <w:pPr>
        <w:pStyle w:val="Corpsdetexte"/>
        <w:spacing w:line="331" w:lineRule="auto"/>
        <w:ind w:firstLine="720"/>
        <w:rPr>
          <w:ins w:id="210" w:author="Unknown Author" w:date="2025-01-29T09:03:00Z"/>
          <w:rFonts w:ascii="Arial;sans-serif" w:hAnsi="Arial;sans-serif"/>
          <w:color w:val="000000"/>
          <w:sz w:val="22"/>
          <w:szCs w:val="22"/>
        </w:rPr>
      </w:pPr>
      <w:ins w:id="211" w:author="Unknown Author" w:date="2025-01-29T09:03:00Z">
        <w:r>
          <w:rPr>
            <w:rFonts w:ascii="Arial;sans-serif" w:hAnsi="Arial;sans-serif"/>
            <w:color w:val="000000"/>
            <w:sz w:val="22"/>
            <w:szCs w:val="22"/>
          </w:rPr>
          <w:t>3. Le MC1 doit également recevoir un signal d’autorisation (`</w:t>
        </w:r>
        <w:proofErr w:type="spellStart"/>
        <w:r>
          <w:rPr>
            <w:rFonts w:ascii="Arial;sans-serif" w:hAnsi="Arial;sans-serif"/>
            <w:color w:val="000000"/>
            <w:sz w:val="22"/>
            <w:szCs w:val="22"/>
          </w:rPr>
          <w:t>ack_separation</w:t>
        </w:r>
        <w:proofErr w:type="spellEnd"/>
        <w:r>
          <w:rPr>
            <w:rFonts w:ascii="Arial;sans-serif" w:hAnsi="Arial;sans-serif"/>
            <w:color w:val="000000"/>
            <w:sz w:val="22"/>
            <w:szCs w:val="22"/>
          </w:rPr>
          <w:t>`) de la NSO lors de la séparation avec le ballon.  </w:t>
        </w:r>
      </w:ins>
    </w:p>
    <w:p w14:paraId="1BEC62A4" w14:textId="77777777" w:rsidR="007F7DC4" w:rsidRDefault="007F7DC4">
      <w:pPr>
        <w:pStyle w:val="Corpsdetexte"/>
        <w:spacing w:after="283"/>
        <w:rPr>
          <w:ins w:id="212" w:author="Unknown Author" w:date="2025-01-29T09:03:00Z"/>
          <w:sz w:val="22"/>
          <w:szCs w:val="22"/>
        </w:rPr>
      </w:pPr>
    </w:p>
    <w:p w14:paraId="5690E58C" w14:textId="77777777" w:rsidR="007F7DC4" w:rsidRDefault="00000000">
      <w:pPr>
        <w:pStyle w:val="Titre1"/>
        <w:spacing w:before="400" w:after="120" w:line="331" w:lineRule="auto"/>
        <w:rPr>
          <w:ins w:id="213" w:author="Unknown Author" w:date="2025-01-29T09:03:00Z"/>
          <w:rFonts w:ascii="Arial;sans-serif" w:hAnsi="Arial;sans-serif"/>
          <w:color w:val="000000"/>
          <w:sz w:val="22"/>
          <w:szCs w:val="22"/>
        </w:rPr>
      </w:pPr>
      <w:ins w:id="214" w:author="Unknown Author" w:date="2025-01-29T09:03:00Z">
        <w:r>
          <w:rPr>
            <w:rFonts w:ascii="Arial;sans-serif" w:hAnsi="Arial;sans-serif"/>
            <w:color w:val="000000"/>
            <w:sz w:val="22"/>
            <w:szCs w:val="22"/>
          </w:rPr>
          <w:t>Microcontrôleur 2</w:t>
        </w:r>
      </w:ins>
    </w:p>
    <w:p w14:paraId="0FC32000" w14:textId="77777777" w:rsidR="007F7DC4" w:rsidRDefault="00000000">
      <w:pPr>
        <w:pStyle w:val="Corpsdetexte"/>
        <w:spacing w:line="331" w:lineRule="auto"/>
        <w:rPr>
          <w:ins w:id="215" w:author="Unknown Author" w:date="2025-01-29T09:03:00Z"/>
          <w:rFonts w:ascii="Arial;sans-serif" w:hAnsi="Arial;sans-serif"/>
          <w:color w:val="000000"/>
          <w:sz w:val="22"/>
          <w:szCs w:val="22"/>
        </w:rPr>
      </w:pPr>
      <w:ins w:id="216" w:author="Unknown Author" w:date="2025-01-29T09:03:00Z">
        <w:r>
          <w:rPr>
            <w:rFonts w:ascii="Arial;sans-serif" w:hAnsi="Arial;sans-serif"/>
            <w:color w:val="000000"/>
            <w:sz w:val="22"/>
            <w:szCs w:val="22"/>
          </w:rPr>
          <w:t>Pour le MC2, celui-ci est interfacé avec le capteur d’effort. Le MC2 est chargé d’activer la mise à feu, sous réserve de l’armement par le MC1 et de l’état renvoyé par le capteur d’effort. Cette mise à feu est déclenchée par la commande `</w:t>
        </w:r>
        <w:proofErr w:type="spellStart"/>
        <w:r>
          <w:rPr>
            <w:rFonts w:ascii="Arial;sans-serif" w:hAnsi="Arial;sans-serif"/>
            <w:color w:val="000000"/>
            <w:sz w:val="22"/>
            <w:szCs w:val="22"/>
          </w:rPr>
          <w:t>maf_deventement</w:t>
        </w:r>
        <w:proofErr w:type="spellEnd"/>
        <w:r>
          <w:rPr>
            <w:rFonts w:ascii="Arial;sans-serif" w:hAnsi="Arial;sans-serif"/>
            <w:color w:val="000000"/>
            <w:sz w:val="22"/>
            <w:szCs w:val="22"/>
          </w:rPr>
          <w:t>`.  </w:t>
        </w:r>
      </w:ins>
    </w:p>
    <w:p w14:paraId="4BAF684E" w14:textId="77777777" w:rsidR="007F7DC4" w:rsidRDefault="007F7DC4">
      <w:pPr>
        <w:pStyle w:val="Corpsdetexte"/>
        <w:spacing w:after="283"/>
        <w:rPr>
          <w:ins w:id="217" w:author="Unknown Author" w:date="2025-01-29T09:03:00Z"/>
          <w:sz w:val="22"/>
          <w:szCs w:val="22"/>
        </w:rPr>
      </w:pPr>
    </w:p>
    <w:p w14:paraId="23415D0B" w14:textId="77777777" w:rsidR="007F7DC4" w:rsidRDefault="00000000">
      <w:pPr>
        <w:pStyle w:val="Corpsdetexte"/>
        <w:spacing w:line="331" w:lineRule="auto"/>
        <w:rPr>
          <w:ins w:id="218" w:author="Unknown Author" w:date="2025-01-29T09:03:00Z"/>
          <w:sz w:val="22"/>
          <w:szCs w:val="22"/>
        </w:rPr>
      </w:pPr>
      <w:ins w:id="219" w:author="Unknown Author" w:date="2025-01-29T09:03:00Z">
        <w:r>
          <w:rPr>
            <w:rFonts w:ascii="Arial;sans-serif" w:hAnsi="Arial;sans-serif"/>
            <w:color w:val="000000"/>
            <w:sz w:val="22"/>
            <w:szCs w:val="22"/>
          </w:rPr>
          <w:t xml:space="preserve">Le déventement est matérialisé par une pince pyrotechnique, représentée par une LED sur notre maquette. Dès que cette LED s’allume, le déventement est considéré comme réalisé avec succès. Pour commander la cisaille, deux signaux de commande doivent être activés </w:t>
        </w:r>
        <w:r>
          <w:rPr>
            <w:rFonts w:ascii="Arial;sans-serif" w:hAnsi="Arial;sans-serif"/>
            <w:color w:val="000000"/>
            <w:sz w:val="22"/>
            <w:szCs w:val="22"/>
          </w:rPr>
          <w:lastRenderedPageBreak/>
          <w:t>simultanément : l’armement du MC1 et la mise à feu du MC2.  </w:t>
        </w:r>
      </w:ins>
    </w:p>
    <w:p w14:paraId="1D9B2745" w14:textId="77777777" w:rsidR="007F7DC4" w:rsidRDefault="00000000">
      <w:pPr>
        <w:pStyle w:val="Corpsdetexte"/>
        <w:spacing w:line="331" w:lineRule="auto"/>
        <w:rPr>
          <w:ins w:id="220" w:author="Unknown Author" w:date="2025-01-29T09:03:00Z"/>
          <w:sz w:val="22"/>
          <w:szCs w:val="22"/>
        </w:rPr>
      </w:pPr>
      <w:ins w:id="221" w:author="Unknown Author" w:date="2025-01-29T09:03:00Z">
        <w:r>
          <w:rPr>
            <w:rFonts w:ascii="Arial;sans-serif" w:hAnsi="Arial;sans-serif"/>
            <w:b/>
            <w:bCs/>
            <w:color w:val="000000"/>
            <w:sz w:val="22"/>
            <w:szCs w:val="22"/>
          </w:rPr>
          <w:t xml:space="preserve"> Maquette</w:t>
        </w:r>
      </w:ins>
    </w:p>
    <w:p w14:paraId="643E455A" w14:textId="77777777" w:rsidR="007F7DC4" w:rsidRDefault="00000000">
      <w:pPr>
        <w:pStyle w:val="Corpsdetexte"/>
        <w:spacing w:line="331" w:lineRule="auto"/>
        <w:rPr>
          <w:ins w:id="222" w:author="Unknown Author" w:date="2025-01-29T09:03:00Z"/>
          <w:rFonts w:ascii="Arial;sans-serif" w:hAnsi="Arial;sans-serif"/>
          <w:color w:val="000000"/>
          <w:sz w:val="22"/>
          <w:szCs w:val="22"/>
        </w:rPr>
      </w:pPr>
      <w:ins w:id="223" w:author="Unknown Author" w:date="2025-01-29T09:03:00Z">
        <w:r>
          <w:rPr>
            <w:rFonts w:ascii="Arial;sans-serif" w:hAnsi="Arial;sans-serif"/>
            <w:color w:val="000000"/>
            <w:sz w:val="22"/>
            <w:szCs w:val="22"/>
          </w:rPr>
          <w:t>Nous avons ensuite procédé à la réalisation d’une maquette en utilisant deux microcontrôleurs de type Arduino Nano (similaires aux cartes LOLIN32), représentant respectivement le MC1 et le MC2. Pour les capteurs, nous avons initialisé le capteur GPS et vérifié son bon fonctionnement. Cependant, pour des raisons pratiques lors des tests expérimentaux, nous avons simulé son comportement à l’aide d’un signal logique qui passe à l’état haut (1) lorsque nous considérons que le système est au sol.  </w:t>
        </w:r>
      </w:ins>
    </w:p>
    <w:p w14:paraId="43F76BE1" w14:textId="77777777" w:rsidR="007F7DC4" w:rsidRDefault="007F7DC4">
      <w:pPr>
        <w:pStyle w:val="Corpsdetexte"/>
        <w:spacing w:after="283"/>
        <w:rPr>
          <w:ins w:id="224" w:author="Unknown Author" w:date="2025-01-29T09:03:00Z"/>
          <w:sz w:val="22"/>
          <w:szCs w:val="22"/>
        </w:rPr>
      </w:pPr>
    </w:p>
    <w:p w14:paraId="05F27CF2" w14:textId="77777777" w:rsidR="007F7DC4" w:rsidRDefault="00000000">
      <w:pPr>
        <w:pStyle w:val="Corpsdetexte"/>
        <w:spacing w:line="331" w:lineRule="auto"/>
        <w:rPr>
          <w:ins w:id="225" w:author="Unknown Author" w:date="2025-01-29T09:03:00Z"/>
          <w:rFonts w:ascii="Arial;sans-serif" w:hAnsi="Arial;sans-serif"/>
          <w:color w:val="000000"/>
          <w:sz w:val="22"/>
          <w:szCs w:val="22"/>
        </w:rPr>
      </w:pPr>
      <w:ins w:id="226" w:author="Unknown Author" w:date="2025-01-29T09:03:00Z">
        <w:r>
          <w:rPr>
            <w:rFonts w:ascii="Arial;sans-serif" w:hAnsi="Arial;sans-serif"/>
            <w:color w:val="000000"/>
            <w:sz w:val="22"/>
            <w:szCs w:val="22"/>
          </w:rPr>
          <w:t>En ce qui concerne le capteur d’effort, ne disposant pas du capteur réel, nous avons utilisé un potentiomètre pour simuler artificiellement les variations du capteur d’effort. Lorsque la valeur produite par le potentiomètre descend en dessous d’un seuil prédéfini, la condition relative au capteur d’effort est considérée comme validée.  </w:t>
        </w:r>
      </w:ins>
    </w:p>
    <w:p w14:paraId="42AFFA19" w14:textId="77777777" w:rsidR="007F7DC4" w:rsidRDefault="007F7DC4">
      <w:pPr>
        <w:pStyle w:val="Corpsdetexte"/>
        <w:spacing w:line="331" w:lineRule="auto"/>
        <w:rPr>
          <w:ins w:id="227" w:author="Unknown Author" w:date="2025-01-29T09:03:00Z"/>
          <w:rFonts w:ascii="Arial;sans-serif" w:hAnsi="Arial;sans-serif"/>
          <w:color w:val="000000"/>
          <w:sz w:val="22"/>
          <w:szCs w:val="22"/>
        </w:rPr>
      </w:pPr>
    </w:p>
    <w:p w14:paraId="741A7509" w14:textId="77777777" w:rsidR="007F7DC4" w:rsidRDefault="00000000">
      <w:pPr>
        <w:pStyle w:val="Corpsdetexte"/>
        <w:spacing w:line="331" w:lineRule="auto"/>
        <w:rPr>
          <w:ins w:id="228" w:author="Unknown Author" w:date="2025-01-29T09:03:00Z"/>
          <w:rFonts w:ascii="Arial;sans-serif" w:hAnsi="Arial;sans-serif"/>
          <w:color w:val="000000"/>
          <w:sz w:val="22"/>
          <w:szCs w:val="22"/>
        </w:rPr>
      </w:pPr>
      <w:ins w:id="229" w:author="Unknown Author" w:date="2025-01-29T09:03:00Z">
        <w:r>
          <w:rPr>
            <w:rFonts w:ascii="Arial;sans-serif" w:hAnsi="Arial;sans-serif"/>
            <w:color w:val="000000"/>
            <w:sz w:val="22"/>
            <w:szCs w:val="22"/>
          </w:rPr>
          <w:t>Un travail supplémentaire reste nécessaire pour déterminer les seuils de déclenchement :  </w:t>
        </w:r>
      </w:ins>
    </w:p>
    <w:p w14:paraId="3608BFF3" w14:textId="77777777" w:rsidR="007F7DC4" w:rsidRDefault="00000000">
      <w:pPr>
        <w:pStyle w:val="Corpsdetexte"/>
        <w:spacing w:line="331" w:lineRule="auto"/>
        <w:rPr>
          <w:ins w:id="230" w:author="Unknown Author" w:date="2025-01-29T09:03:00Z"/>
          <w:rFonts w:ascii="Arial;sans-serif" w:hAnsi="Arial;sans-serif"/>
          <w:color w:val="000000"/>
          <w:sz w:val="22"/>
          <w:szCs w:val="22"/>
        </w:rPr>
      </w:pPr>
      <w:ins w:id="231" w:author="Unknown Author" w:date="2025-01-29T09:03:00Z">
        <w:r>
          <w:rPr>
            <w:rFonts w:ascii="Arial;sans-serif" w:hAnsi="Arial;sans-serif"/>
            <w:color w:val="000000"/>
            <w:sz w:val="22"/>
            <w:szCs w:val="22"/>
          </w:rPr>
          <w:tab/>
          <w:t>- À partir de quelle variation d’altitude peut-on affirmer que le ballon est au sol ?  </w:t>
        </w:r>
      </w:ins>
    </w:p>
    <w:p w14:paraId="08B8937D" w14:textId="77777777" w:rsidR="007F7DC4" w:rsidRDefault="00000000">
      <w:pPr>
        <w:pStyle w:val="Corpsdetexte"/>
        <w:spacing w:line="331" w:lineRule="auto"/>
        <w:rPr>
          <w:ins w:id="232" w:author="Unknown Author" w:date="2025-01-29T09:03:00Z"/>
          <w:rFonts w:ascii="Arial;sans-serif" w:hAnsi="Arial;sans-serif"/>
          <w:color w:val="000000"/>
          <w:sz w:val="22"/>
          <w:szCs w:val="22"/>
        </w:rPr>
      </w:pPr>
      <w:ins w:id="233" w:author="Unknown Author" w:date="2025-01-29T09:03:00Z">
        <w:r>
          <w:rPr>
            <w:rFonts w:ascii="Arial;sans-serif" w:hAnsi="Arial;sans-serif"/>
            <w:color w:val="000000"/>
            <w:sz w:val="22"/>
            <w:szCs w:val="22"/>
          </w:rPr>
          <w:tab/>
          <w:t>- Quelle est la valeur produite par le capteur d’effort lorsqu’il ne supporte aucun effort ?  </w:t>
        </w:r>
      </w:ins>
    </w:p>
    <w:p w14:paraId="2BFEDD75" w14:textId="77777777" w:rsidR="007F7DC4" w:rsidRDefault="00000000">
      <w:pPr>
        <w:pStyle w:val="Corpsdetexte"/>
        <w:spacing w:line="331" w:lineRule="auto"/>
        <w:rPr>
          <w:ins w:id="234" w:author="Unknown Author" w:date="2025-01-29T09:03:00Z"/>
          <w:sz w:val="22"/>
          <w:szCs w:val="22"/>
        </w:rPr>
      </w:pPr>
      <w:ins w:id="235" w:author="Unknown Author" w:date="2025-01-29T09:03:00Z">
        <w:r>
          <w:rPr>
            <w:rFonts w:ascii="Arial;sans-serif" w:hAnsi="Arial;sans-serif"/>
            <w:color w:val="000000"/>
            <w:sz w:val="22"/>
            <w:szCs w:val="22"/>
          </w:rPr>
          <w:t>Ces constantes doivent être définies une fois les capteurs définitifs choisis.  </w:t>
        </w:r>
      </w:ins>
    </w:p>
    <w:p w14:paraId="6B828A13" w14:textId="77777777" w:rsidR="007F7DC4" w:rsidRDefault="00000000">
      <w:pPr>
        <w:pStyle w:val="Corpsdetexte"/>
        <w:sectPr w:rsidR="007F7DC4">
          <w:headerReference w:type="default" r:id="rId62"/>
          <w:footerReference w:type="default" r:id="rId63"/>
          <w:pgSz w:w="11906" w:h="16838"/>
          <w:pgMar w:top="1720" w:right="1260" w:bottom="1440" w:left="1680" w:header="1134" w:footer="1255" w:gutter="0"/>
          <w:cols w:space="720"/>
          <w:formProt w:val="0"/>
          <w:docGrid w:linePitch="100" w:charSpace="4096"/>
        </w:sectPr>
      </w:pPr>
      <w:ins w:id="236" w:author="Unknown Author" w:date="2025-01-29T09:03:00Z">
        <w:r>
          <w:br/>
        </w:r>
      </w:ins>
    </w:p>
    <w:p w14:paraId="09F7DA11" w14:textId="77777777" w:rsidR="007F7DC4" w:rsidRPr="00B34CA6" w:rsidRDefault="00000000">
      <w:pPr>
        <w:pStyle w:val="Titre1"/>
        <w:numPr>
          <w:ilvl w:val="0"/>
          <w:numId w:val="14"/>
        </w:numPr>
        <w:tabs>
          <w:tab w:val="left" w:pos="663"/>
        </w:tabs>
        <w:rPr>
          <w:ins w:id="237" w:author="Paul, Alexandre J" w:date="2025-01-29T10:42:00Z" w16du:dateUtc="2025-01-29T09:42:00Z"/>
          <w:rPrChange w:id="238" w:author="Paul, Alexandre J" w:date="2025-01-29T10:42:00Z" w16du:dateUtc="2025-01-29T09:42:00Z">
            <w:rPr>
              <w:ins w:id="239" w:author="Paul, Alexandre J" w:date="2025-01-29T10:42:00Z" w16du:dateUtc="2025-01-29T09:42:00Z"/>
              <w:spacing w:val="-2"/>
            </w:rPr>
          </w:rPrChange>
        </w:rPr>
      </w:pPr>
      <w:bookmarkStart w:id="240" w:name="_bookmark32"/>
      <w:bookmarkStart w:id="241" w:name="Conclusion_et_Perspectives"/>
      <w:bookmarkEnd w:id="240"/>
      <w:bookmarkEnd w:id="241"/>
      <w:r>
        <w:lastRenderedPageBreak/>
        <w:t>Conclusion</w:t>
      </w:r>
      <w:r>
        <w:rPr>
          <w:spacing w:val="76"/>
        </w:rPr>
        <w:t xml:space="preserve"> </w:t>
      </w:r>
      <w:r>
        <w:t>et</w:t>
      </w:r>
      <w:r>
        <w:rPr>
          <w:spacing w:val="76"/>
        </w:rPr>
        <w:t xml:space="preserve"> </w:t>
      </w:r>
      <w:r>
        <w:rPr>
          <w:spacing w:val="-2"/>
        </w:rPr>
        <w:t>Perspectives</w:t>
      </w:r>
    </w:p>
    <w:p w14:paraId="1D3B948C" w14:textId="57C04FA8" w:rsidR="00B34CA6" w:rsidRDefault="00B34CA6" w:rsidP="00B34CA6">
      <w:pPr>
        <w:pStyle w:val="Titre1"/>
        <w:numPr>
          <w:ilvl w:val="1"/>
          <w:numId w:val="14"/>
        </w:numPr>
        <w:tabs>
          <w:tab w:val="left" w:pos="663"/>
        </w:tabs>
        <w:pPrChange w:id="242" w:author="Paul, Alexandre J" w:date="2025-01-29T10:42:00Z" w16du:dateUtc="2025-01-29T09:42:00Z">
          <w:pPr>
            <w:pStyle w:val="Titre1"/>
            <w:numPr>
              <w:numId w:val="14"/>
            </w:numPr>
            <w:tabs>
              <w:tab w:val="left" w:pos="663"/>
            </w:tabs>
          </w:pPr>
        </w:pPrChange>
      </w:pPr>
      <w:ins w:id="243" w:author="Paul, Alexandre J" w:date="2025-01-29T10:42:00Z" w16du:dateUtc="2025-01-29T09:42:00Z">
        <w:r>
          <w:rPr>
            <w:spacing w:val="-2"/>
          </w:rPr>
          <w:t xml:space="preserve">Conclusion </w:t>
        </w:r>
      </w:ins>
    </w:p>
    <w:p w14:paraId="047565AB" w14:textId="77777777" w:rsidR="007F7DC4" w:rsidRDefault="00000000">
      <w:pPr>
        <w:pStyle w:val="Corpsdetexte"/>
        <w:spacing w:before="226" w:line="252" w:lineRule="auto"/>
        <w:ind w:left="105" w:right="523" w:firstLine="351"/>
        <w:jc w:val="both"/>
      </w:pPr>
      <w:r>
        <w:rPr>
          <w:w w:val="105"/>
        </w:rPr>
        <w:t>Ce rapport a permis de proposer une architecture robuste à la panne avance pour un système de déventement d’un aérostat létal. Les choix des composants matériels et logiciels,</w:t>
      </w:r>
      <w:r>
        <w:rPr>
          <w:spacing w:val="26"/>
          <w:w w:val="105"/>
        </w:rPr>
        <w:t xml:space="preserve"> </w:t>
      </w:r>
      <w:r>
        <w:rPr>
          <w:w w:val="105"/>
        </w:rPr>
        <w:t>combinés</w:t>
      </w:r>
      <w:r>
        <w:rPr>
          <w:spacing w:val="26"/>
          <w:w w:val="105"/>
        </w:rPr>
        <w:t xml:space="preserve"> </w:t>
      </w:r>
      <w:r>
        <w:rPr>
          <w:w w:val="105"/>
        </w:rPr>
        <w:t>à</w:t>
      </w:r>
      <w:r>
        <w:rPr>
          <w:spacing w:val="26"/>
          <w:w w:val="105"/>
        </w:rPr>
        <w:t xml:space="preserve"> </w:t>
      </w:r>
      <w:r>
        <w:rPr>
          <w:w w:val="105"/>
        </w:rPr>
        <w:t>une analyse rigoureuse des scénarios typiques</w:t>
      </w:r>
      <w:r>
        <w:rPr>
          <w:spacing w:val="40"/>
          <w:w w:val="105"/>
        </w:rPr>
        <w:t xml:space="preserve"> </w:t>
      </w:r>
      <w:r>
        <w:rPr>
          <w:w w:val="105"/>
        </w:rPr>
        <w:t>et des contraintes environnementales, garantissent une sécurité optimale pour la charge utile.</w:t>
      </w:r>
    </w:p>
    <w:p w14:paraId="26C9FA09" w14:textId="77777777" w:rsidR="007F7DC4" w:rsidRDefault="007F7DC4">
      <w:pPr>
        <w:pStyle w:val="Corpsdetexte"/>
        <w:spacing w:before="8"/>
      </w:pPr>
    </w:p>
    <w:p w14:paraId="2D89E57E" w14:textId="77777777" w:rsidR="007F7DC4" w:rsidRDefault="00000000">
      <w:pPr>
        <w:pStyle w:val="Corpsdetexte"/>
        <w:spacing w:line="252" w:lineRule="auto"/>
        <w:ind w:left="105" w:right="522" w:firstLine="351"/>
        <w:jc w:val="both"/>
      </w:pPr>
      <w:r>
        <w:rPr>
          <w:w w:val="105"/>
        </w:rPr>
        <w:t>Les</w:t>
      </w:r>
      <w:r>
        <w:rPr>
          <w:spacing w:val="-7"/>
          <w:w w:val="105"/>
        </w:rPr>
        <w:t xml:space="preserve"> </w:t>
      </w:r>
      <w:r>
        <w:rPr>
          <w:w w:val="105"/>
        </w:rPr>
        <w:t>défis</w:t>
      </w:r>
      <w:r>
        <w:rPr>
          <w:spacing w:val="-7"/>
          <w:w w:val="105"/>
        </w:rPr>
        <w:t xml:space="preserve"> </w:t>
      </w:r>
      <w:r>
        <w:rPr>
          <w:w w:val="105"/>
        </w:rPr>
        <w:t>principaux,</w:t>
      </w:r>
      <w:r>
        <w:rPr>
          <w:spacing w:val="-7"/>
          <w:w w:val="105"/>
        </w:rPr>
        <w:t xml:space="preserve"> </w:t>
      </w:r>
      <w:r>
        <w:rPr>
          <w:w w:val="105"/>
        </w:rPr>
        <w:t>tels</w:t>
      </w:r>
      <w:r>
        <w:rPr>
          <w:spacing w:val="-7"/>
          <w:w w:val="105"/>
        </w:rPr>
        <w:t xml:space="preserve"> </w:t>
      </w:r>
      <w:r>
        <w:rPr>
          <w:w w:val="105"/>
        </w:rPr>
        <w:t>que</w:t>
      </w:r>
      <w:r>
        <w:rPr>
          <w:spacing w:val="-7"/>
          <w:w w:val="105"/>
        </w:rPr>
        <w:t xml:space="preserve"> </w:t>
      </w:r>
      <w:r>
        <w:rPr>
          <w:w w:val="105"/>
        </w:rPr>
        <w:t>la</w:t>
      </w:r>
      <w:r>
        <w:rPr>
          <w:spacing w:val="-7"/>
          <w:w w:val="105"/>
        </w:rPr>
        <w:t xml:space="preserve"> </w:t>
      </w:r>
      <w:r>
        <w:rPr>
          <w:w w:val="105"/>
        </w:rPr>
        <w:t>résistance</w:t>
      </w:r>
      <w:r>
        <w:rPr>
          <w:spacing w:val="-7"/>
          <w:w w:val="105"/>
        </w:rPr>
        <w:t xml:space="preserve"> </w:t>
      </w:r>
      <w:r>
        <w:rPr>
          <w:w w:val="105"/>
        </w:rPr>
        <w:t>aux</w:t>
      </w:r>
      <w:r>
        <w:rPr>
          <w:spacing w:val="-7"/>
          <w:w w:val="105"/>
        </w:rPr>
        <w:t xml:space="preserve"> </w:t>
      </w:r>
      <w:r>
        <w:rPr>
          <w:w w:val="105"/>
        </w:rPr>
        <w:t>températures</w:t>
      </w:r>
      <w:r>
        <w:rPr>
          <w:spacing w:val="-7"/>
          <w:w w:val="105"/>
        </w:rPr>
        <w:t xml:space="preserve"> </w:t>
      </w:r>
      <w:r>
        <w:rPr>
          <w:w w:val="105"/>
        </w:rPr>
        <w:t>extrêmes</w:t>
      </w:r>
      <w:r>
        <w:rPr>
          <w:spacing w:val="-7"/>
          <w:w w:val="105"/>
        </w:rPr>
        <w:t xml:space="preserve"> </w:t>
      </w:r>
      <w:r>
        <w:rPr>
          <w:w w:val="105"/>
        </w:rPr>
        <w:t>ou</w:t>
      </w:r>
      <w:r>
        <w:rPr>
          <w:spacing w:val="-7"/>
          <w:w w:val="105"/>
        </w:rPr>
        <w:t xml:space="preserve"> </w:t>
      </w:r>
      <w:r>
        <w:rPr>
          <w:w w:val="105"/>
        </w:rPr>
        <w:t>l’</w:t>
      </w:r>
      <w:proofErr w:type="spellStart"/>
      <w:r>
        <w:rPr>
          <w:w w:val="105"/>
        </w:rPr>
        <w:t>inté</w:t>
      </w:r>
      <w:proofErr w:type="spellEnd"/>
      <w:r>
        <w:rPr>
          <w:w w:val="105"/>
        </w:rPr>
        <w:t xml:space="preserve">- </w:t>
      </w:r>
      <w:proofErr w:type="spellStart"/>
      <w:r>
        <w:rPr>
          <w:w w:val="105"/>
        </w:rPr>
        <w:t>gration</w:t>
      </w:r>
      <w:proofErr w:type="spellEnd"/>
      <w:r>
        <w:rPr>
          <w:w w:val="105"/>
        </w:rPr>
        <w:t xml:space="preserve"> de modules de chauffage résistif, ont été partiellement adressés dans cette version POC. Pour les itérations futures, plusieurs pistes d’amélioration sont en- </w:t>
      </w:r>
      <w:proofErr w:type="spellStart"/>
      <w:r>
        <w:rPr>
          <w:w w:val="105"/>
        </w:rPr>
        <w:t>visageables</w:t>
      </w:r>
      <w:proofErr w:type="spellEnd"/>
      <w:r>
        <w:rPr>
          <w:w w:val="105"/>
        </w:rPr>
        <w:t xml:space="preserve"> :</w:t>
      </w:r>
    </w:p>
    <w:p w14:paraId="1E35CB6C" w14:textId="77777777" w:rsidR="007F7DC4" w:rsidRDefault="00000000">
      <w:pPr>
        <w:pStyle w:val="Paragraphedeliste"/>
        <w:numPr>
          <w:ilvl w:val="0"/>
          <w:numId w:val="1"/>
        </w:numPr>
        <w:tabs>
          <w:tab w:val="left" w:pos="691"/>
        </w:tabs>
        <w:spacing w:before="120" w:line="252" w:lineRule="auto"/>
        <w:ind w:right="523"/>
        <w:jc w:val="both"/>
        <w:rPr>
          <w:del w:id="244" w:author="Unknown Author" w:date="2025-01-28T13:27:00Z"/>
        </w:rPr>
      </w:pPr>
      <w:r>
        <w:rPr>
          <w:w w:val="105"/>
          <w:sz w:val="24"/>
        </w:rPr>
        <w:t>Renforcement de la robustesse à la panne retard via une redondance accrue des systèmes critiques.</w:t>
      </w:r>
      <w:commentRangeStart w:id="245"/>
      <w:commentRangeEnd w:id="245"/>
      <w:del w:id="246" w:author="Unknown Author" w:date="2025-01-28T13:27:00Z">
        <w:r>
          <w:commentReference w:id="245"/>
        </w:r>
      </w:del>
    </w:p>
    <w:p w14:paraId="10C9AE00" w14:textId="77777777" w:rsidR="007F7DC4" w:rsidRDefault="00000000">
      <w:pPr>
        <w:pStyle w:val="Paragraphedeliste"/>
        <w:numPr>
          <w:ilvl w:val="0"/>
          <w:numId w:val="1"/>
        </w:numPr>
        <w:tabs>
          <w:tab w:val="left" w:pos="691"/>
        </w:tabs>
        <w:spacing w:before="120" w:line="252" w:lineRule="auto"/>
        <w:ind w:right="523"/>
        <w:jc w:val="both"/>
      </w:pPr>
      <w:del w:id="247" w:author="Unknown Author" w:date="2025-01-28T13:27:00Z">
        <w:r>
          <w:rPr>
            <w:w w:val="105"/>
            <w:sz w:val="24"/>
          </w:rPr>
          <w:delText>Mise en place d’une phase de tests en conditions réelles pour valider les performances globales.</w:delText>
        </w:r>
        <w:commentRangeStart w:id="248"/>
        <w:commentRangeEnd w:id="248"/>
        <w:r>
          <w:commentReference w:id="248"/>
        </w:r>
      </w:del>
    </w:p>
    <w:p w14:paraId="2424FF95" w14:textId="77777777" w:rsidR="007F7DC4" w:rsidRDefault="007F7DC4">
      <w:pPr>
        <w:pStyle w:val="Corpsdetexte"/>
        <w:spacing w:before="84"/>
      </w:pPr>
    </w:p>
    <w:p w14:paraId="3A6DB8D7" w14:textId="2A0FAB2C" w:rsidR="007F7DC4" w:rsidDel="00B34CA6" w:rsidRDefault="00000000" w:rsidP="00B34CA6">
      <w:pPr>
        <w:pStyle w:val="Titre2"/>
        <w:tabs>
          <w:tab w:val="left" w:pos="824"/>
        </w:tabs>
        <w:spacing w:before="1"/>
        <w:ind w:left="105" w:firstLine="0"/>
        <w:rPr>
          <w:del w:id="249" w:author="Paul, Alexandre J" w:date="2025-01-29T10:41:00Z" w16du:dateUtc="2025-01-29T09:41:00Z"/>
        </w:rPr>
        <w:pPrChange w:id="250" w:author="Paul, Alexandre J" w:date="2025-01-29T10:41:00Z" w16du:dateUtc="2025-01-29T09:41:00Z">
          <w:pPr>
            <w:pStyle w:val="Titre2"/>
            <w:numPr>
              <w:ilvl w:val="1"/>
              <w:numId w:val="14"/>
            </w:numPr>
            <w:tabs>
              <w:tab w:val="left" w:pos="824"/>
            </w:tabs>
            <w:spacing w:before="1"/>
          </w:pPr>
        </w:pPrChange>
      </w:pPr>
      <w:bookmarkStart w:id="251" w:name="_bookmark33"/>
      <w:bookmarkStart w:id="252" w:name="Remarques"/>
      <w:bookmarkEnd w:id="251"/>
      <w:bookmarkEnd w:id="252"/>
      <w:del w:id="253" w:author="Paul, Alexandre J" w:date="2025-01-29T10:41:00Z" w16du:dateUtc="2025-01-29T09:41:00Z">
        <w:r w:rsidDel="00B34CA6">
          <w:rPr>
            <w:spacing w:val="-2"/>
            <w:w w:val="105"/>
          </w:rPr>
          <w:delText>Remarques</w:delText>
        </w:r>
        <w:commentRangeStart w:id="254"/>
        <w:commentRangeEnd w:id="254"/>
        <w:r w:rsidDel="00B34CA6">
          <w:commentReference w:id="254"/>
        </w:r>
        <w:commentRangeStart w:id="255"/>
        <w:commentRangeEnd w:id="255"/>
        <w:r w:rsidDel="00B34CA6">
          <w:commentReference w:id="255"/>
        </w:r>
        <w:commentRangeStart w:id="256"/>
        <w:commentRangeEnd w:id="256"/>
        <w:r w:rsidDel="00B34CA6">
          <w:commentReference w:id="256"/>
        </w:r>
      </w:del>
    </w:p>
    <w:p w14:paraId="1E58F569" w14:textId="0A5C275F" w:rsidR="007F7DC4" w:rsidDel="00B34CA6" w:rsidRDefault="00000000" w:rsidP="00B34CA6">
      <w:pPr>
        <w:pStyle w:val="Titre2"/>
        <w:tabs>
          <w:tab w:val="left" w:pos="824"/>
        </w:tabs>
        <w:spacing w:before="1"/>
        <w:ind w:left="105" w:firstLine="0"/>
        <w:rPr>
          <w:del w:id="257" w:author="Paul, Alexandre J" w:date="2025-01-29T10:41:00Z" w16du:dateUtc="2025-01-29T09:41:00Z"/>
        </w:rPr>
        <w:pPrChange w:id="258" w:author="Paul, Alexandre J" w:date="2025-01-29T10:41:00Z" w16du:dateUtc="2025-01-29T09:41:00Z">
          <w:pPr>
            <w:pStyle w:val="Titre2"/>
            <w:numPr>
              <w:ilvl w:val="1"/>
              <w:numId w:val="14"/>
            </w:numPr>
            <w:tabs>
              <w:tab w:val="left" w:pos="824"/>
            </w:tabs>
            <w:spacing w:before="1"/>
          </w:pPr>
        </w:pPrChange>
      </w:pPr>
      <w:del w:id="259" w:author="Paul, Alexandre J" w:date="2025-01-29T10:41:00Z" w16du:dateUtc="2025-01-29T09:41:00Z">
        <w:r w:rsidDel="00B34CA6">
          <w:rPr>
            <w:w w:val="105"/>
          </w:rPr>
          <w:delText xml:space="preserve">Pour la phase de tests au sol, il faudra développer une procédure spécifique car dans ce cas la robustesse à la panne avance n’est pas garantie comme discuté dans la remarque du paragraphe </w:delText>
        </w:r>
        <w:r w:rsidDel="00B34CA6">
          <w:rPr>
            <w:rFonts w:ascii="Palatino Linotype" w:hAnsi="Palatino Linotype"/>
            <w:w w:val="105"/>
          </w:rPr>
          <w:delText>7</w:delText>
        </w:r>
        <w:r w:rsidDel="00B34CA6">
          <w:rPr>
            <w:rFonts w:ascii="Calibri" w:hAnsi="Calibri"/>
            <w:i/>
            <w:w w:val="105"/>
          </w:rPr>
          <w:delText>.</w:delText>
        </w:r>
        <w:r w:rsidDel="00B34CA6">
          <w:rPr>
            <w:rFonts w:ascii="Palatino Linotype" w:hAnsi="Palatino Linotype"/>
            <w:w w:val="105"/>
          </w:rPr>
          <w:delText>2</w:delText>
        </w:r>
        <w:r w:rsidDel="00B34CA6">
          <w:rPr>
            <w:w w:val="105"/>
          </w:rPr>
          <w:delText>.</w:delText>
        </w:r>
        <w:commentRangeStart w:id="260"/>
        <w:commentRangeEnd w:id="260"/>
        <w:r w:rsidDel="00B34CA6">
          <w:commentReference w:id="260"/>
        </w:r>
      </w:del>
    </w:p>
    <w:p w14:paraId="55CB86CC" w14:textId="0C5F30DF" w:rsidR="007F7DC4" w:rsidDel="00B34CA6" w:rsidRDefault="007F7DC4" w:rsidP="00B34CA6">
      <w:pPr>
        <w:pStyle w:val="Titre2"/>
        <w:tabs>
          <w:tab w:val="left" w:pos="824"/>
        </w:tabs>
        <w:spacing w:before="1"/>
        <w:ind w:left="105" w:firstLine="0"/>
        <w:rPr>
          <w:del w:id="261" w:author="Paul, Alexandre J" w:date="2025-01-29T10:41:00Z" w16du:dateUtc="2025-01-29T09:41:00Z"/>
          <w:sz w:val="24"/>
        </w:rPr>
        <w:pPrChange w:id="262" w:author="Paul, Alexandre J" w:date="2025-01-29T10:41:00Z" w16du:dateUtc="2025-01-29T09:41:00Z">
          <w:pPr>
            <w:pStyle w:val="Titre2"/>
            <w:numPr>
              <w:ilvl w:val="1"/>
              <w:numId w:val="14"/>
            </w:numPr>
            <w:tabs>
              <w:tab w:val="left" w:pos="824"/>
            </w:tabs>
            <w:spacing w:before="1"/>
          </w:pPr>
        </w:pPrChange>
      </w:pPr>
    </w:p>
    <w:p w14:paraId="7BFF2F26" w14:textId="1F814E98" w:rsidR="007F7DC4" w:rsidRDefault="00000000" w:rsidP="00B34CA6">
      <w:pPr>
        <w:pStyle w:val="Titre2"/>
        <w:tabs>
          <w:tab w:val="left" w:pos="824"/>
        </w:tabs>
        <w:spacing w:before="1"/>
        <w:ind w:left="105" w:firstLine="0"/>
        <w:pPrChange w:id="263" w:author="Paul, Alexandre J" w:date="2025-01-29T10:41:00Z" w16du:dateUtc="2025-01-29T09:41:00Z">
          <w:pPr>
            <w:pStyle w:val="Titre2"/>
            <w:numPr>
              <w:ilvl w:val="1"/>
              <w:numId w:val="14"/>
            </w:numPr>
            <w:tabs>
              <w:tab w:val="left" w:pos="824"/>
            </w:tabs>
            <w:spacing w:before="1"/>
          </w:pPr>
        </w:pPrChange>
      </w:pPr>
      <w:del w:id="264" w:author="Paul, Alexandre J" w:date="2025-01-29T10:41:00Z" w16du:dateUtc="2025-01-29T09:41:00Z">
        <w:r w:rsidDel="00B34CA6">
          <w:rPr>
            <w:w w:val="105"/>
          </w:rPr>
          <w:delText>De plus, il ne faudra pas interfacer directement la cisaille pyrotechnique mais simuler son comportement.</w:delText>
        </w:r>
        <w:commentRangeStart w:id="265"/>
        <w:commentRangeEnd w:id="265"/>
        <w:r w:rsidDel="00B34CA6">
          <w:commentReference w:id="265"/>
        </w:r>
      </w:del>
    </w:p>
    <w:sectPr w:rsidR="007F7DC4">
      <w:headerReference w:type="default" r:id="rId64"/>
      <w:footerReference w:type="default" r:id="rId65"/>
      <w:pgSz w:w="11906" w:h="16838"/>
      <w:pgMar w:top="1720" w:right="1260" w:bottom="1440" w:left="1680" w:header="1134" w:footer="1255" w:gutter="0"/>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8" w:author="Mirc Frederi" w:date="2025-01-06T10:20:00Z" w:initials="MF">
    <w:p w14:paraId="71C20780" w14:textId="77777777" w:rsidR="007F7DC4" w:rsidRDefault="00000000">
      <w:r w:rsidRPr="00904F7E">
        <w:rPr>
          <w:rFonts w:ascii="Liberation Serif" w:eastAsia="Segoe UI" w:hAnsi="Liberation Serif" w:cs="Tahoma"/>
          <w:sz w:val="24"/>
          <w:szCs w:val="24"/>
          <w:lang w:bidi="en-US"/>
        </w:rPr>
        <w:t>Il s’agit en fait de l’ensemble suspendu qui est composé de la NSO et de la NCU.</w:t>
      </w:r>
    </w:p>
  </w:comment>
  <w:comment w:id="24" w:author="Mirc Frederi" w:date="2025-01-06T10:20:00Z" w:initials="MF">
    <w:p w14:paraId="3BA6A313" w14:textId="77777777" w:rsidR="007F7DC4" w:rsidRDefault="00000000">
      <w:r w:rsidRPr="00904F7E">
        <w:rPr>
          <w:rFonts w:ascii="Liberation Serif" w:eastAsia="Segoe UI" w:hAnsi="Liberation Serif" w:cs="Tahoma"/>
          <w:sz w:val="24"/>
          <w:szCs w:val="24"/>
          <w:lang w:bidi="en-US"/>
        </w:rPr>
        <w:t>Ensemble suspendu</w:t>
      </w:r>
    </w:p>
  </w:comment>
  <w:comment w:id="31" w:author="Mirc Frederi" w:date="2025-01-06T10:21:00Z" w:initials="MF">
    <w:p w14:paraId="02CAE733" w14:textId="77777777" w:rsidR="007F7DC4" w:rsidRDefault="00000000">
      <w:r w:rsidRPr="00904F7E">
        <w:rPr>
          <w:rFonts w:ascii="Liberation Serif" w:eastAsia="Segoe UI" w:hAnsi="Liberation Serif" w:cs="Tahoma"/>
          <w:sz w:val="24"/>
          <w:szCs w:val="24"/>
          <w:lang w:bidi="en-US"/>
        </w:rPr>
        <w:t xml:space="preserve">De l’ensemble suspendu </w:t>
      </w:r>
    </w:p>
  </w:comment>
  <w:comment w:id="49" w:author="Mirc Frederi" w:date="2025-01-06T10:25:00Z" w:initials="MF">
    <w:p w14:paraId="3D143418" w14:textId="77777777" w:rsidR="007F7DC4" w:rsidRDefault="00000000">
      <w:r w:rsidRPr="00904F7E">
        <w:rPr>
          <w:rFonts w:ascii="Liberation Serif" w:eastAsia="Segoe UI" w:hAnsi="Liberation Serif" w:cs="Tahoma"/>
          <w:sz w:val="24"/>
          <w:szCs w:val="24"/>
          <w:lang w:bidi="en-US"/>
        </w:rPr>
        <w:t>Il me semble que nous avions conclu que les 2 conditions devaient être présentes pour autoriser la séparation (robustesse à la panne avance)</w:t>
      </w:r>
    </w:p>
  </w:comment>
  <w:comment w:id="53" w:author="Mirc Frederi" w:date="2025-01-06T10:26:00Z" w:initials="MF">
    <w:p w14:paraId="4B1F48C6" w14:textId="77777777" w:rsidR="007F7DC4" w:rsidRDefault="00000000">
      <w:r w:rsidRPr="00904F7E">
        <w:rPr>
          <w:rFonts w:ascii="Liberation Serif" w:eastAsia="Segoe UI" w:hAnsi="Liberation Serif" w:cs="Tahoma"/>
          <w:sz w:val="24"/>
          <w:szCs w:val="24"/>
          <w:lang w:bidi="en-US"/>
        </w:rPr>
        <w:t>Ce n’est pas la charge utile mais la NSO il me semble. L’ensemble de capteurs (effort et GPS) sont situés au sein de la NSO.</w:t>
      </w:r>
    </w:p>
  </w:comment>
  <w:comment w:id="59" w:author="Mirc Frederi" w:date="2025-01-06T10:28:00Z" w:initials="MF">
    <w:p w14:paraId="0A37AC6C" w14:textId="77777777" w:rsidR="007F7DC4" w:rsidRDefault="00000000">
      <w:r w:rsidRPr="00904F7E">
        <w:rPr>
          <w:rFonts w:ascii="Liberation Serif" w:eastAsia="Segoe UI" w:hAnsi="Liberation Serif" w:cs="Tahoma"/>
          <w:sz w:val="24"/>
          <w:szCs w:val="24"/>
          <w:lang w:bidi="en-US"/>
        </w:rPr>
        <w:t>Pas clair cette phrase. Quel est l’objectif ?</w:t>
      </w:r>
    </w:p>
    <w:p w14:paraId="14DE7292" w14:textId="77777777" w:rsidR="007F7DC4" w:rsidRDefault="007F7DC4"/>
    <w:p w14:paraId="34DDFB85" w14:textId="77777777" w:rsidR="007F7DC4" w:rsidRDefault="00000000">
      <w:r w:rsidRPr="00904F7E">
        <w:rPr>
          <w:rFonts w:ascii="Liberation Serif" w:eastAsia="Segoe UI" w:hAnsi="Liberation Serif" w:cs="Tahoma"/>
          <w:sz w:val="24"/>
          <w:szCs w:val="24"/>
          <w:lang w:bidi="en-US"/>
        </w:rPr>
        <w:t>Il me semble que l’idée était de passiver l’activation du déventement plutôt.</w:t>
      </w:r>
    </w:p>
  </w:comment>
  <w:comment w:id="64" w:author="Mirc Frederi" w:date="2025-01-06T10:30:00Z" w:initials="MF">
    <w:p w14:paraId="4306E4CC" w14:textId="77777777" w:rsidR="007F7DC4" w:rsidRDefault="00000000">
      <w:r w:rsidRPr="00904F7E">
        <w:rPr>
          <w:rFonts w:ascii="Liberation Serif" w:eastAsia="Segoe UI" w:hAnsi="Liberation Serif" w:cs="Tahoma"/>
          <w:sz w:val="24"/>
          <w:szCs w:val="24"/>
          <w:lang w:bidi="en-US"/>
        </w:rPr>
        <w:t xml:space="preserve">A supprimer. On parle de système bord et non pas système de bord. </w:t>
      </w:r>
    </w:p>
  </w:comment>
  <w:comment w:id="71" w:author="Mirc Frederi" w:date="2025-01-06T10:31:00Z" w:initials="MF">
    <w:p w14:paraId="7A844AE2" w14:textId="77777777" w:rsidR="007F7DC4" w:rsidRDefault="00000000">
      <w:r w:rsidRPr="00904F7E">
        <w:rPr>
          <w:rFonts w:ascii="Liberation Serif" w:eastAsia="Segoe UI" w:hAnsi="Liberation Serif" w:cs="Tahoma"/>
          <w:sz w:val="24"/>
          <w:szCs w:val="24"/>
          <w:lang w:bidi="en-US"/>
        </w:rPr>
        <w:t>C’est le logiciel qui est de classe C et non pas l’OBC.</w:t>
      </w:r>
    </w:p>
  </w:comment>
  <w:comment w:id="75" w:author="Mirc Frederi" w:date="2025-01-06T10:32:00Z" w:initials="MF">
    <w:p w14:paraId="4039CC11" w14:textId="77777777" w:rsidR="007F7DC4" w:rsidRDefault="00000000">
      <w:r w:rsidRPr="00904F7E">
        <w:rPr>
          <w:rFonts w:ascii="Liberation Serif" w:eastAsia="Segoe UI" w:hAnsi="Liberation Serif" w:cs="Tahoma"/>
          <w:sz w:val="24"/>
          <w:szCs w:val="24"/>
          <w:lang w:bidi="en-US"/>
        </w:rPr>
        <w:t>Pas très clair. Le CFOR mesure l’effort entre la partie supérieure de la nacelle NSO et la partie inférieure qui contient le lest. Lorsque la NSO est au sol, nous sommes d’accord que cet effort est nul.</w:t>
      </w:r>
    </w:p>
    <w:p w14:paraId="04568DB5" w14:textId="77777777" w:rsidR="007F7DC4" w:rsidRDefault="00000000">
      <w:r w:rsidRPr="00904F7E">
        <w:rPr>
          <w:rFonts w:ascii="Liberation Serif" w:eastAsia="Segoe UI" w:hAnsi="Liberation Serif" w:cs="Tahoma"/>
          <w:sz w:val="24"/>
          <w:szCs w:val="24"/>
          <w:lang w:bidi="en-US"/>
        </w:rPr>
        <w:t>Par contre il n’y a pas d’implication directement avec le fait que la NCU soit sous la NSO. C’est un choix de niveau architecture aérostat tout simplement.</w:t>
      </w:r>
    </w:p>
  </w:comment>
  <w:comment w:id="82" w:author="Mirc Frederi" w:date="2025-01-06T10:41:00Z" w:initials="MF">
    <w:p w14:paraId="078710F4" w14:textId="77777777" w:rsidR="007F7DC4" w:rsidRDefault="00000000">
      <w:r w:rsidRPr="00904F7E">
        <w:rPr>
          <w:rFonts w:ascii="Liberation Serif" w:eastAsia="Segoe UI" w:hAnsi="Liberation Serif" w:cs="Tahoma"/>
          <w:sz w:val="24"/>
          <w:szCs w:val="24"/>
          <w:lang w:bidi="en-US"/>
        </w:rPr>
        <w:t xml:space="preserve">Le « module de déventement du premier étage » est mal nommé. Il s’agit du « module de conditionnement de l’état de séparation ». En effet, l’action de  « séparation » est faite par la NSO et un état de séparation à conditionner permet de fournir l’état 0/1 que vous avez présenté en page 8. </w:t>
      </w:r>
    </w:p>
  </w:comment>
  <w:comment w:id="92" w:author="Mirc Frederi" w:date="2025-01-06T11:00:00Z" w:initials="MF">
    <w:p w14:paraId="63A21CF5" w14:textId="77777777" w:rsidR="007F7DC4" w:rsidRDefault="00000000">
      <w:r w:rsidRPr="00904F7E">
        <w:rPr>
          <w:rFonts w:ascii="Liberation Serif" w:eastAsia="Segoe UI" w:hAnsi="Liberation Serif" w:cs="Tahoma"/>
          <w:sz w:val="24"/>
          <w:szCs w:val="24"/>
          <w:lang w:bidi="en-US"/>
        </w:rPr>
        <w:t xml:space="preserve">Faire référence au logiciel </w:t>
      </w:r>
    </w:p>
  </w:comment>
  <w:comment w:id="105" w:author="Mirc Frederi" w:date="2025-01-06T11:03:00Z" w:initials="MF">
    <w:p w14:paraId="5D3DC54F" w14:textId="77777777" w:rsidR="007F7DC4" w:rsidRDefault="00000000">
      <w:r w:rsidRPr="00904F7E">
        <w:rPr>
          <w:rFonts w:ascii="Liberation Serif" w:eastAsia="Segoe UI" w:hAnsi="Liberation Serif" w:cs="Tahoma"/>
          <w:sz w:val="24"/>
          <w:szCs w:val="24"/>
          <w:lang w:bidi="en-US"/>
        </w:rPr>
        <w:t>Parler d’ensemble suspendu. Sous le parachute nous avons la NSO puis la NCU.</w:t>
      </w:r>
    </w:p>
  </w:comment>
  <w:comment w:id="121" w:author="Mirc Frederi" w:date="2025-01-06T11:10:00Z" w:initials="MF">
    <w:p w14:paraId="69F6081C" w14:textId="77777777" w:rsidR="007F7DC4" w:rsidRDefault="00000000">
      <w:r w:rsidRPr="00904F7E">
        <w:rPr>
          <w:rFonts w:ascii="Liberation Serif" w:eastAsia="Segoe UI" w:hAnsi="Liberation Serif" w:cs="Tahoma"/>
          <w:sz w:val="24"/>
          <w:szCs w:val="24"/>
          <w:lang w:bidi="en-US"/>
        </w:rPr>
        <w:t>Il me semble que l’on parle de 60s au §3.5 et au §7.2</w:t>
      </w:r>
    </w:p>
  </w:comment>
  <w:comment w:id="125" w:author="Mirc Frederi" w:date="2025-01-06T11:12:00Z" w:initials="MF">
    <w:p w14:paraId="1EA212BC" w14:textId="77777777" w:rsidR="007F7DC4" w:rsidRDefault="00000000">
      <w:r w:rsidRPr="00904F7E">
        <w:rPr>
          <w:rFonts w:ascii="Liberation Serif" w:eastAsia="Segoe UI" w:hAnsi="Liberation Serif" w:cs="Tahoma"/>
          <w:sz w:val="24"/>
          <w:szCs w:val="24"/>
          <w:lang w:bidi="en-US"/>
        </w:rPr>
        <w:t>C’est plutôt la masse du bac à lest.</w:t>
      </w:r>
    </w:p>
  </w:comment>
  <w:comment w:id="130" w:author="Mirc Frederi" w:date="2025-01-06T11:12:00Z" w:initials="MF">
    <w:p w14:paraId="4AB573BD" w14:textId="77777777" w:rsidR="007F7DC4" w:rsidRDefault="00000000">
      <w:r w:rsidRPr="00904F7E">
        <w:rPr>
          <w:rFonts w:ascii="Liberation Serif" w:eastAsia="Segoe UI" w:hAnsi="Liberation Serif" w:cs="Tahoma"/>
          <w:sz w:val="24"/>
          <w:szCs w:val="24"/>
          <w:lang w:bidi="en-US"/>
        </w:rPr>
        <w:t>idem</w:t>
      </w:r>
    </w:p>
  </w:comment>
  <w:comment w:id="133" w:author="Mirc Frederi" w:date="2025-01-06T11:12:00Z" w:initials="MF">
    <w:p w14:paraId="2E25F167" w14:textId="77777777" w:rsidR="007F7DC4" w:rsidRDefault="00000000">
      <w:r w:rsidRPr="00904F7E">
        <w:rPr>
          <w:rFonts w:ascii="Liberation Serif" w:eastAsia="Segoe UI" w:hAnsi="Liberation Serif" w:cs="Tahoma"/>
          <w:sz w:val="24"/>
          <w:szCs w:val="24"/>
          <w:lang w:bidi="en-US"/>
        </w:rPr>
        <w:t>Je ne vois pas en quoi cela est un inconvénient ?</w:t>
      </w:r>
    </w:p>
  </w:comment>
  <w:comment w:id="152" w:author="Mirc Frederi" w:date="2025-01-06T11:17:00Z" w:initials="MF">
    <w:p w14:paraId="00AACACC" w14:textId="77777777" w:rsidR="007F7DC4" w:rsidRDefault="00000000">
      <w:r w:rsidRPr="00904F7E">
        <w:rPr>
          <w:rFonts w:ascii="Liberation Serif" w:eastAsia="Segoe UI" w:hAnsi="Liberation Serif" w:cs="Tahoma"/>
          <w:sz w:val="24"/>
          <w:szCs w:val="24"/>
          <w:lang w:bidi="en-US"/>
        </w:rPr>
        <w:t>Ce n’est pas un choix c’est une obligation.</w:t>
      </w:r>
    </w:p>
  </w:comment>
  <w:comment w:id="156" w:author="Mirc Frederi" w:date="2025-01-06T11:21:00Z" w:initials="MF">
    <w:p w14:paraId="3332A770" w14:textId="77777777" w:rsidR="007F7DC4" w:rsidRDefault="00000000">
      <w:r w:rsidRPr="00904F7E">
        <w:rPr>
          <w:rFonts w:ascii="Liberation Serif" w:eastAsia="Segoe UI" w:hAnsi="Liberation Serif" w:cs="Tahoma"/>
          <w:sz w:val="24"/>
          <w:szCs w:val="24"/>
          <w:lang w:bidi="en-US"/>
        </w:rPr>
        <w:t>Le signal d’autorisation est à fournir au 2 microcontrôleurs il me semble.</w:t>
      </w:r>
    </w:p>
    <w:p w14:paraId="394E376D" w14:textId="77777777" w:rsidR="007F7DC4" w:rsidRDefault="007F7DC4"/>
    <w:p w14:paraId="08B1175F" w14:textId="77777777" w:rsidR="007F7DC4" w:rsidRDefault="00000000">
      <w:r w:rsidRPr="00904F7E">
        <w:rPr>
          <w:rFonts w:ascii="Liberation Serif" w:eastAsia="Segoe UI" w:hAnsi="Liberation Serif" w:cs="Tahoma"/>
          <w:sz w:val="24"/>
          <w:szCs w:val="24"/>
          <w:lang w:bidi="en-US"/>
        </w:rPr>
        <w:t>On retrouve dans le diagramme 60s et non pas 10s. A rendre homogène.</w:t>
      </w:r>
    </w:p>
  </w:comment>
  <w:comment w:id="160" w:author="Mirc Frederi" w:date="2025-01-06T11:24:00Z" w:initials="MF">
    <w:p w14:paraId="0CDA4D50" w14:textId="77777777" w:rsidR="007F7DC4" w:rsidRDefault="00000000">
      <w:r w:rsidRPr="00904F7E">
        <w:rPr>
          <w:rFonts w:ascii="Liberation Serif" w:eastAsia="Segoe UI" w:hAnsi="Liberation Serif" w:cs="Tahoma"/>
          <w:sz w:val="24"/>
          <w:szCs w:val="24"/>
          <w:lang w:bidi="en-US"/>
        </w:rPr>
        <w:t>Pas clair. Mise sous tension peut être ? Ou mise sous tension du module de déventement.</w:t>
      </w:r>
    </w:p>
  </w:comment>
  <w:comment w:id="163" w:author="Mirc Frederi" w:date="2025-01-06T11:25:00Z" w:initials="MF">
    <w:p w14:paraId="2DD4B993" w14:textId="77777777" w:rsidR="007F7DC4" w:rsidRDefault="00000000">
      <w:r w:rsidRPr="00904F7E">
        <w:rPr>
          <w:rFonts w:ascii="Liberation Serif" w:eastAsia="Segoe UI" w:hAnsi="Liberation Serif" w:cs="Tahoma"/>
          <w:sz w:val="24"/>
          <w:szCs w:val="24"/>
          <w:lang w:bidi="en-US"/>
        </w:rPr>
        <w:t>On parle de séparation du ballon principale.</w:t>
      </w:r>
    </w:p>
  </w:comment>
  <w:comment w:id="165" w:author="Mirc Frederi" w:date="2025-01-06T11:26:00Z" w:initials="MF">
    <w:p w14:paraId="54E00921" w14:textId="77777777" w:rsidR="007F7DC4" w:rsidRDefault="00000000">
      <w:r w:rsidRPr="00904F7E">
        <w:rPr>
          <w:rFonts w:ascii="Liberation Serif" w:eastAsia="Segoe UI" w:hAnsi="Liberation Serif" w:cs="Tahoma"/>
          <w:sz w:val="24"/>
          <w:szCs w:val="24"/>
          <w:lang w:bidi="en-US"/>
        </w:rPr>
        <w:t>A confirmer</w:t>
      </w:r>
    </w:p>
  </w:comment>
  <w:comment w:id="167" w:author="Mirc Frederi" w:date="2025-01-06T11:26:00Z" w:initials="MF">
    <w:p w14:paraId="31CB10D4" w14:textId="77777777" w:rsidR="007F7DC4" w:rsidRDefault="00000000">
      <w:r w:rsidRPr="00904F7E">
        <w:rPr>
          <w:rFonts w:ascii="Liberation Serif" w:eastAsia="Segoe UI" w:hAnsi="Liberation Serif" w:cs="Tahoma"/>
          <w:sz w:val="24"/>
          <w:szCs w:val="24"/>
          <w:lang w:bidi="en-US"/>
        </w:rPr>
        <w:t>idem</w:t>
      </w:r>
    </w:p>
  </w:comment>
  <w:comment w:id="177" w:author="Mirc Frederi" w:date="2025-01-06T11:31:00Z" w:initials="MF">
    <w:p w14:paraId="565166B0" w14:textId="77777777" w:rsidR="007F7DC4" w:rsidRDefault="00000000">
      <w:r w:rsidRPr="00904F7E">
        <w:rPr>
          <w:rFonts w:ascii="Liberation Serif" w:eastAsia="Segoe UI" w:hAnsi="Liberation Serif" w:cs="Tahoma"/>
          <w:sz w:val="24"/>
          <w:szCs w:val="24"/>
          <w:lang w:bidi="en-US"/>
        </w:rPr>
        <w:t>l’ensemble suspendu</w:t>
      </w:r>
    </w:p>
  </w:comment>
  <w:comment w:id="245" w:author="Mirc Frederi" w:date="2025-01-06T11:34:00Z" w:initials="MF">
    <w:p w14:paraId="0BDD4755" w14:textId="77777777" w:rsidR="007F7DC4" w:rsidRDefault="00000000">
      <w:r w:rsidRPr="00904F7E">
        <w:rPr>
          <w:rFonts w:ascii="Liberation Serif" w:eastAsia="Segoe UI" w:hAnsi="Liberation Serif" w:cs="Tahoma"/>
          <w:sz w:val="24"/>
          <w:szCs w:val="24"/>
          <w:lang w:bidi="en-US"/>
        </w:rPr>
        <w:t>Qu’entendez-vous par là ?</w:t>
      </w:r>
    </w:p>
  </w:comment>
  <w:comment w:id="248" w:author="Mirc Frederi" w:date="2025-01-06T11:34:00Z" w:initials="MF">
    <w:p w14:paraId="43062FBE" w14:textId="77777777" w:rsidR="007F7DC4" w:rsidRDefault="00000000">
      <w:r w:rsidRPr="00904F7E">
        <w:rPr>
          <w:rFonts w:ascii="Liberation Serif" w:eastAsia="Segoe UI" w:hAnsi="Liberation Serif" w:cs="Tahoma"/>
          <w:sz w:val="24"/>
          <w:szCs w:val="24"/>
          <w:lang w:bidi="en-US"/>
        </w:rPr>
        <w:t>Ce n’est pas une amélioration il me semble</w:t>
      </w:r>
    </w:p>
  </w:comment>
  <w:comment w:id="254" w:author="Mirc Frederi" w:date="2025-01-06T11:34:00Z" w:initials="MF">
    <w:p w14:paraId="5F6257C6" w14:textId="77777777" w:rsidR="007F7DC4" w:rsidRDefault="00000000">
      <w:r>
        <w:rPr>
          <w:rStyle w:val="Marquedecommentaire"/>
        </w:rPr>
        <w:annotationRef/>
      </w:r>
    </w:p>
  </w:comment>
  <w:comment w:id="255" w:author="Mirc Frederi" w:date="2025-01-06T11:35:00Z" w:initials="MF">
    <w:p w14:paraId="5ACE3945" w14:textId="77777777" w:rsidR="007F7DC4" w:rsidRDefault="00000000">
      <w:r w:rsidRPr="00904F7E">
        <w:rPr>
          <w:rFonts w:ascii="Liberation Serif" w:eastAsia="Segoe UI" w:hAnsi="Liberation Serif" w:cs="Tahoma"/>
          <w:sz w:val="24"/>
          <w:szCs w:val="24"/>
          <w:lang w:bidi="en-US"/>
        </w:rPr>
        <w:t>Voir l’intérêt de ce §</w:t>
      </w:r>
    </w:p>
  </w:comment>
  <w:comment w:id="256" w:author="Mirc Frederi" w:date="2025-01-06T14:10:00Z" w:initials="MF">
    <w:p w14:paraId="3477ECF3" w14:textId="77777777" w:rsidR="007F7DC4" w:rsidRDefault="00000000">
      <w:r w:rsidRPr="00904F7E">
        <w:rPr>
          <w:rFonts w:ascii="Liberation Serif" w:eastAsia="Segoe UI" w:hAnsi="Liberation Serif" w:cs="Tahoma"/>
          <w:sz w:val="24"/>
          <w:szCs w:val="24"/>
          <w:lang w:bidi="en-US"/>
        </w:rPr>
        <w:t xml:space="preserve">Je propose de supprimer ce § qui n’est pas assez clair d’une part et n’est peut-être pas nécessaire d’autre part. </w:t>
      </w:r>
    </w:p>
  </w:comment>
  <w:comment w:id="260" w:author="Mirc Frederi" w:date="2025-01-06T14:10:00Z" w:initials="MF">
    <w:p w14:paraId="77C9FACB" w14:textId="77777777" w:rsidR="007F7DC4" w:rsidRDefault="00000000">
      <w:r w:rsidRPr="00904F7E">
        <w:rPr>
          <w:rFonts w:ascii="Liberation Serif" w:eastAsia="Segoe UI" w:hAnsi="Liberation Serif" w:cs="Tahoma"/>
          <w:sz w:val="24"/>
          <w:szCs w:val="24"/>
          <w:lang w:bidi="en-US"/>
        </w:rPr>
        <w:t xml:space="preserve">En effet, mais cela n’est pas bien clair. </w:t>
      </w:r>
    </w:p>
  </w:comment>
  <w:comment w:id="265" w:author="Mirc Frederi" w:date="2025-01-06T11:35:00Z" w:initials="MF">
    <w:p w14:paraId="1AA739C1" w14:textId="77777777" w:rsidR="007F7DC4" w:rsidRDefault="00000000">
      <w:r>
        <w:rPr>
          <w:rFonts w:ascii="Liberation Serif" w:eastAsia="Segoe UI" w:hAnsi="Liberation Serif" w:cs="Tahoma"/>
          <w:sz w:val="24"/>
          <w:szCs w:val="24"/>
          <w:lang w:val="en-US" w:bidi="en-US"/>
        </w:rPr>
        <w:t>Pas clair.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C20780" w15:done="0"/>
  <w15:commentEx w15:paraId="3BA6A313" w15:done="0"/>
  <w15:commentEx w15:paraId="02CAE733" w15:done="0"/>
  <w15:commentEx w15:paraId="3D143418" w15:done="0"/>
  <w15:commentEx w15:paraId="4B1F48C6" w15:done="0"/>
  <w15:commentEx w15:paraId="34DDFB85" w15:done="0"/>
  <w15:commentEx w15:paraId="4306E4CC" w15:done="0"/>
  <w15:commentEx w15:paraId="7A844AE2" w15:done="0"/>
  <w15:commentEx w15:paraId="04568DB5" w15:done="0"/>
  <w15:commentEx w15:paraId="078710F4" w15:done="0"/>
  <w15:commentEx w15:paraId="63A21CF5" w15:done="0"/>
  <w15:commentEx w15:paraId="5D3DC54F" w15:done="0"/>
  <w15:commentEx w15:paraId="69F6081C" w15:done="0"/>
  <w15:commentEx w15:paraId="1EA212BC" w15:done="0"/>
  <w15:commentEx w15:paraId="4AB573BD" w15:done="0"/>
  <w15:commentEx w15:paraId="2E25F167" w15:done="0"/>
  <w15:commentEx w15:paraId="00AACACC" w15:done="0"/>
  <w15:commentEx w15:paraId="08B1175F" w15:done="0"/>
  <w15:commentEx w15:paraId="0CDA4D50" w15:done="0"/>
  <w15:commentEx w15:paraId="2DD4B993" w15:done="0"/>
  <w15:commentEx w15:paraId="54E00921" w15:done="0"/>
  <w15:commentEx w15:paraId="31CB10D4" w15:done="0"/>
  <w15:commentEx w15:paraId="565166B0" w15:done="0"/>
  <w15:commentEx w15:paraId="0BDD4755" w15:done="0"/>
  <w15:commentEx w15:paraId="43062FBE" w15:done="0"/>
  <w15:commentEx w15:paraId="5F6257C6" w15:done="0"/>
  <w15:commentEx w15:paraId="5ACE3945" w15:done="0"/>
  <w15:commentEx w15:paraId="3477ECF3" w15:done="0"/>
  <w15:commentEx w15:paraId="77C9FACB" w15:done="0"/>
  <w15:commentEx w15:paraId="1AA739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C20780" w16cid:durableId="6115A4CC"/>
  <w16cid:commentId w16cid:paraId="3BA6A313" w16cid:durableId="0DD6C11C"/>
  <w16cid:commentId w16cid:paraId="02CAE733" w16cid:durableId="062BB564"/>
  <w16cid:commentId w16cid:paraId="3D143418" w16cid:durableId="54437DE5"/>
  <w16cid:commentId w16cid:paraId="4B1F48C6" w16cid:durableId="6715EF08"/>
  <w16cid:commentId w16cid:paraId="34DDFB85" w16cid:durableId="5C1336DC"/>
  <w16cid:commentId w16cid:paraId="4306E4CC" w16cid:durableId="184FC9AF"/>
  <w16cid:commentId w16cid:paraId="7A844AE2" w16cid:durableId="47FF43D8"/>
  <w16cid:commentId w16cid:paraId="04568DB5" w16cid:durableId="01C9C84A"/>
  <w16cid:commentId w16cid:paraId="078710F4" w16cid:durableId="738A9DC0"/>
  <w16cid:commentId w16cid:paraId="63A21CF5" w16cid:durableId="018A34C2"/>
  <w16cid:commentId w16cid:paraId="5D3DC54F" w16cid:durableId="679371E0"/>
  <w16cid:commentId w16cid:paraId="69F6081C" w16cid:durableId="3D73159D"/>
  <w16cid:commentId w16cid:paraId="1EA212BC" w16cid:durableId="27C6163D"/>
  <w16cid:commentId w16cid:paraId="4AB573BD" w16cid:durableId="2F62BB96"/>
  <w16cid:commentId w16cid:paraId="2E25F167" w16cid:durableId="3EC4B16C"/>
  <w16cid:commentId w16cid:paraId="00AACACC" w16cid:durableId="4D40EE8C"/>
  <w16cid:commentId w16cid:paraId="08B1175F" w16cid:durableId="2D514793"/>
  <w16cid:commentId w16cid:paraId="0CDA4D50" w16cid:durableId="333B99AB"/>
  <w16cid:commentId w16cid:paraId="2DD4B993" w16cid:durableId="39B4B629"/>
  <w16cid:commentId w16cid:paraId="54E00921" w16cid:durableId="3A6C39DC"/>
  <w16cid:commentId w16cid:paraId="31CB10D4" w16cid:durableId="7957F663"/>
  <w16cid:commentId w16cid:paraId="565166B0" w16cid:durableId="5B75D781"/>
  <w16cid:commentId w16cid:paraId="0BDD4755" w16cid:durableId="7893A73A"/>
  <w16cid:commentId w16cid:paraId="43062FBE" w16cid:durableId="28754A1F"/>
  <w16cid:commentId w16cid:paraId="5F6257C6" w16cid:durableId="4A31EF9F"/>
  <w16cid:commentId w16cid:paraId="5ACE3945" w16cid:durableId="6D191CFE"/>
  <w16cid:commentId w16cid:paraId="3477ECF3" w16cid:durableId="66B6DD57"/>
  <w16cid:commentId w16cid:paraId="77C9FACB" w16cid:durableId="2386A653"/>
  <w16cid:commentId w16cid:paraId="1AA739C1" w16cid:durableId="05FE0E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FC4F2C" w14:textId="77777777" w:rsidR="00D03074" w:rsidRDefault="00D03074">
      <w:r>
        <w:separator/>
      </w:r>
    </w:p>
  </w:endnote>
  <w:endnote w:type="continuationSeparator" w:id="0">
    <w:p w14:paraId="7D0B96E3" w14:textId="77777777" w:rsidR="00D03074" w:rsidRDefault="00D03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Arial;sans-serif">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D1675C"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5" behindDoc="1" locked="0" layoutInCell="1" allowOverlap="1" wp14:anchorId="25BAEE54" wp14:editId="0F55CE75">
              <wp:simplePos x="0" y="0"/>
              <wp:positionH relativeFrom="page">
                <wp:posOffset>3667760</wp:posOffset>
              </wp:positionH>
              <wp:positionV relativeFrom="page">
                <wp:posOffset>9755505</wp:posOffset>
              </wp:positionV>
              <wp:extent cx="240030" cy="219075"/>
              <wp:effectExtent l="0" t="0" r="0" b="0"/>
              <wp:wrapNone/>
              <wp:docPr id="9" name="Textbox 8"/>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5F4D7524"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txbxContent>
                    </wps:txbx>
                    <wps:bodyPr lIns="0" tIns="0" rIns="0" bIns="0">
                      <a:noAutofit/>
                    </wps:bodyPr>
                  </wps:wsp>
                </a:graphicData>
              </a:graphic>
            </wp:anchor>
          </w:drawing>
        </mc:Choice>
        <mc:Fallback>
          <w:pict>
            <v:rect w14:anchorId="25BAEE54" id="Textbox 8" o:spid="_x0000_s1028" style="position:absolute;margin-left:288.8pt;margin-top:768.15pt;width:18.9pt;height:17.25pt;z-index:-50331647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" filled="f" stroked="f">
              <v:textbox inset="0,0,0,0">
                <w:txbxContent>
                  <w:p w14:paraId="5F4D7524"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6" behindDoc="1" locked="0" layoutInCell="1" allowOverlap="1" wp14:anchorId="69DE0BFC" wp14:editId="067EA635">
              <wp:simplePos x="0" y="0"/>
              <wp:positionH relativeFrom="page">
                <wp:posOffset>1121410</wp:posOffset>
              </wp:positionH>
              <wp:positionV relativeFrom="page">
                <wp:posOffset>9826625</wp:posOffset>
              </wp:positionV>
              <wp:extent cx="786765" cy="123825"/>
              <wp:effectExtent l="0" t="0" r="0" b="0"/>
              <wp:wrapNone/>
              <wp:docPr id="11" name="Textbox 9"/>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782A3E84"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69DE0BFC" id="Textbox 9" o:spid="_x0000_s1029" style="position:absolute;margin-left:88.3pt;margin-top:773.75pt;width:61.95pt;height:9.75pt;z-index:-5033164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" filled="f" stroked="f">
              <v:textbox inset="0,0,0,0">
                <w:txbxContent>
                  <w:p w14:paraId="782A3E84"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7" behindDoc="1" locked="0" layoutInCell="1" allowOverlap="1" wp14:anchorId="43BAE2B2" wp14:editId="73979D47">
              <wp:simplePos x="0" y="0"/>
              <wp:positionH relativeFrom="page">
                <wp:posOffset>5085715</wp:posOffset>
              </wp:positionH>
              <wp:positionV relativeFrom="page">
                <wp:posOffset>9826625</wp:posOffset>
              </wp:positionV>
              <wp:extent cx="1355090" cy="212090"/>
              <wp:effectExtent l="0" t="0" r="0" b="0"/>
              <wp:wrapNone/>
              <wp:docPr id="13" name="Textbox 10"/>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1F9EDAA4"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43BAE2B2" id="Textbox 10" o:spid="_x0000_s1030" style="position:absolute;margin-left:400.45pt;margin-top:773.75pt;width:106.7pt;height:16.7pt;z-index:-50331647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" filled="f" stroked="f">
              <v:textbox inset="0,0,0,0">
                <w:txbxContent>
                  <w:p w14:paraId="1F9EDAA4"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B9552"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81" behindDoc="1" locked="0" layoutInCell="1" allowOverlap="1" wp14:anchorId="7C659D40" wp14:editId="614E925D">
              <wp:simplePos x="0" y="0"/>
              <wp:positionH relativeFrom="page">
                <wp:posOffset>5085715</wp:posOffset>
              </wp:positionH>
              <wp:positionV relativeFrom="page">
                <wp:posOffset>9826625</wp:posOffset>
              </wp:positionV>
              <wp:extent cx="1355090" cy="212090"/>
              <wp:effectExtent l="0" t="0" r="0" b="0"/>
              <wp:wrapNone/>
              <wp:docPr id="119" name="Image34"/>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5B256AD1"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7C659D40" id="Image34" o:spid="_x0000_s1064" style="position:absolute;margin-left:400.45pt;margin-top:773.75pt;width:106.7pt;height:16.7pt;z-index:-50331639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" filled="f" stroked="f">
              <v:textbox inset="0,0,0,0">
                <w:txbxContent>
                  <w:p w14:paraId="5B256AD1"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82" behindDoc="1" locked="0" layoutInCell="1" allowOverlap="1" wp14:anchorId="1E51EC34" wp14:editId="47DF4861">
              <wp:simplePos x="0" y="0"/>
              <wp:positionH relativeFrom="page">
                <wp:posOffset>1121410</wp:posOffset>
              </wp:positionH>
              <wp:positionV relativeFrom="page">
                <wp:posOffset>9826625</wp:posOffset>
              </wp:positionV>
              <wp:extent cx="786765" cy="123825"/>
              <wp:effectExtent l="0" t="0" r="0" b="0"/>
              <wp:wrapNone/>
              <wp:docPr id="121" name="Image35"/>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4F9E79D7"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1E51EC34" id="Image35" o:spid="_x0000_s1065" style="position:absolute;margin-left:88.3pt;margin-top:773.75pt;width:61.95pt;height:9.75pt;z-index:-50331639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" filled="f" stroked="f">
              <v:textbox inset="0,0,0,0">
                <w:txbxContent>
                  <w:p w14:paraId="4F9E79D7"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83" behindDoc="1" locked="0" layoutInCell="1" allowOverlap="1" wp14:anchorId="5BE881A3" wp14:editId="01C2203D">
              <wp:simplePos x="0" y="0"/>
              <wp:positionH relativeFrom="page">
                <wp:posOffset>3667760</wp:posOffset>
              </wp:positionH>
              <wp:positionV relativeFrom="page">
                <wp:posOffset>9755505</wp:posOffset>
              </wp:positionV>
              <wp:extent cx="240030" cy="219075"/>
              <wp:effectExtent l="0" t="0" r="0" b="0"/>
              <wp:wrapNone/>
              <wp:docPr id="123" name="Image36"/>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72EF9992"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10</w:t>
                          </w:r>
                          <w:r>
                            <w:rPr>
                              <w:color w:val="000000"/>
                            </w:rPr>
                            <w:fldChar w:fldCharType="end"/>
                          </w:r>
                        </w:p>
                      </w:txbxContent>
                    </wps:txbx>
                    <wps:bodyPr lIns="0" tIns="0" rIns="0" bIns="0">
                      <a:noAutofit/>
                    </wps:bodyPr>
                  </wps:wsp>
                </a:graphicData>
              </a:graphic>
            </wp:anchor>
          </w:drawing>
        </mc:Choice>
        <mc:Fallback>
          <w:pict>
            <v:rect w14:anchorId="5BE881A3" id="Image36" o:spid="_x0000_s1066" style="position:absolute;margin-left:288.8pt;margin-top:768.15pt;width:18.9pt;height:17.25pt;z-index:-50331639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B5b7jjxgEAAPIDAAAOAAAA&#10;AAAAAAAAAAAAAC4CAABkcnMvZTJvRG9jLnhtbFBLAQItABQABgAIAAAAIQAVMx2R4wAAAA0BAAAP&#10;AAAAAAAAAAAAAAAAACAEAABkcnMvZG93bnJldi54bWxQSwUGAAAAAAQABADzAAAAMAUAAAAA&#10;" filled="f" stroked="f">
              <v:textbox inset="0,0,0,0">
                <w:txbxContent>
                  <w:p w14:paraId="72EF9992"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10</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87" behindDoc="1" locked="0" layoutInCell="1" allowOverlap="1" wp14:anchorId="0F5B655B" wp14:editId="404C1972">
              <wp:simplePos x="0" y="0"/>
              <wp:positionH relativeFrom="page">
                <wp:posOffset>3667760</wp:posOffset>
              </wp:positionH>
              <wp:positionV relativeFrom="page">
                <wp:posOffset>9755505</wp:posOffset>
              </wp:positionV>
              <wp:extent cx="240030" cy="219075"/>
              <wp:effectExtent l="0" t="0" r="0" b="0"/>
              <wp:wrapNone/>
              <wp:docPr id="125" name="Textbox 8_8"/>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8"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88" behindDoc="1" locked="0" layoutInCell="1" allowOverlap="1" wp14:anchorId="4278FC89" wp14:editId="367CF09B">
              <wp:simplePos x="0" y="0"/>
              <wp:positionH relativeFrom="page">
                <wp:posOffset>1121410</wp:posOffset>
              </wp:positionH>
              <wp:positionV relativeFrom="page">
                <wp:posOffset>9826625</wp:posOffset>
              </wp:positionV>
              <wp:extent cx="786765" cy="123825"/>
              <wp:effectExtent l="0" t="0" r="0" b="0"/>
              <wp:wrapNone/>
              <wp:docPr id="126" name="Textbox 9_8"/>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8"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92" behindDoc="1" locked="0" layoutInCell="1" allowOverlap="1" wp14:anchorId="7227462B" wp14:editId="67BBD3FC">
              <wp:simplePos x="0" y="0"/>
              <wp:positionH relativeFrom="page">
                <wp:posOffset>5085715</wp:posOffset>
              </wp:positionH>
              <wp:positionV relativeFrom="page">
                <wp:posOffset>9826625</wp:posOffset>
              </wp:positionV>
              <wp:extent cx="1355090" cy="212090"/>
              <wp:effectExtent l="0" t="0" r="0" b="0"/>
              <wp:wrapNone/>
              <wp:docPr id="127" name="Textbox 10_8"/>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8"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46AF7"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89" behindDoc="1" locked="0" layoutInCell="1" allowOverlap="1" wp14:anchorId="6A96AB7E" wp14:editId="313DFE6E">
              <wp:simplePos x="0" y="0"/>
              <wp:positionH relativeFrom="page">
                <wp:posOffset>5085715</wp:posOffset>
              </wp:positionH>
              <wp:positionV relativeFrom="page">
                <wp:posOffset>9826625</wp:posOffset>
              </wp:positionV>
              <wp:extent cx="1355090" cy="212090"/>
              <wp:effectExtent l="0" t="0" r="0" b="0"/>
              <wp:wrapNone/>
              <wp:docPr id="132" name="Image38"/>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03E9F6B7"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6A96AB7E" id="Image38" o:spid="_x0000_s1068" style="position:absolute;margin-left:400.45pt;margin-top:773.75pt;width:106.7pt;height:16.7pt;z-index:-50331639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" filled="f" stroked="f">
              <v:textbox inset="0,0,0,0">
                <w:txbxContent>
                  <w:p w14:paraId="03E9F6B7"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90" behindDoc="1" locked="0" layoutInCell="1" allowOverlap="1" wp14:anchorId="32568CE4" wp14:editId="3D67D2E1">
              <wp:simplePos x="0" y="0"/>
              <wp:positionH relativeFrom="page">
                <wp:posOffset>1121410</wp:posOffset>
              </wp:positionH>
              <wp:positionV relativeFrom="page">
                <wp:posOffset>9826625</wp:posOffset>
              </wp:positionV>
              <wp:extent cx="786765" cy="123825"/>
              <wp:effectExtent l="0" t="0" r="0" b="0"/>
              <wp:wrapNone/>
              <wp:docPr id="134" name="Image39"/>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4372BFE7"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32568CE4" id="Image39" o:spid="_x0000_s1069" style="position:absolute;margin-left:88.3pt;margin-top:773.75pt;width:61.95pt;height:9.75pt;z-index:-50331639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" filled="f" stroked="f">
              <v:textbox inset="0,0,0,0">
                <w:txbxContent>
                  <w:p w14:paraId="4372BFE7"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91" behindDoc="1" locked="0" layoutInCell="1" allowOverlap="1" wp14:anchorId="5311E997" wp14:editId="713B1640">
              <wp:simplePos x="0" y="0"/>
              <wp:positionH relativeFrom="page">
                <wp:posOffset>3667760</wp:posOffset>
              </wp:positionH>
              <wp:positionV relativeFrom="page">
                <wp:posOffset>9755505</wp:posOffset>
              </wp:positionV>
              <wp:extent cx="240030" cy="219075"/>
              <wp:effectExtent l="0" t="0" r="0" b="0"/>
              <wp:wrapNone/>
              <wp:docPr id="136" name="Image40"/>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330DA315"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11</w:t>
                          </w:r>
                          <w:r>
                            <w:rPr>
                              <w:color w:val="000000"/>
                            </w:rPr>
                            <w:fldChar w:fldCharType="end"/>
                          </w:r>
                        </w:p>
                      </w:txbxContent>
                    </wps:txbx>
                    <wps:bodyPr lIns="0" tIns="0" rIns="0" bIns="0">
                      <a:noAutofit/>
                    </wps:bodyPr>
                  </wps:wsp>
                </a:graphicData>
              </a:graphic>
            </wp:anchor>
          </w:drawing>
        </mc:Choice>
        <mc:Fallback>
          <w:pict>
            <v:rect w14:anchorId="5311E997" id="Image40" o:spid="_x0000_s1070" style="position:absolute;margin-left:288.8pt;margin-top:768.15pt;width:18.9pt;height:17.25pt;z-index:-50331638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ABDMwVxgEAAPIDAAAOAAAA&#10;AAAAAAAAAAAAAC4CAABkcnMvZTJvRG9jLnhtbFBLAQItABQABgAIAAAAIQAVMx2R4wAAAA0BAAAP&#10;AAAAAAAAAAAAAAAAACAEAABkcnMvZG93bnJldi54bWxQSwUGAAAAAAQABADzAAAAMAUAAAAA&#10;" filled="f" stroked="f">
              <v:textbox inset="0,0,0,0">
                <w:txbxContent>
                  <w:p w14:paraId="330DA315"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11</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95" behindDoc="1" locked="0" layoutInCell="1" allowOverlap="1" wp14:anchorId="02D191A3" wp14:editId="3CCCBB69">
              <wp:simplePos x="0" y="0"/>
              <wp:positionH relativeFrom="page">
                <wp:posOffset>3667760</wp:posOffset>
              </wp:positionH>
              <wp:positionV relativeFrom="page">
                <wp:posOffset>9755505</wp:posOffset>
              </wp:positionV>
              <wp:extent cx="240030" cy="219075"/>
              <wp:effectExtent l="0" t="0" r="0" b="0"/>
              <wp:wrapNone/>
              <wp:docPr id="138" name="Textbox 8_9"/>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9"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96" behindDoc="1" locked="0" layoutInCell="1" allowOverlap="1" wp14:anchorId="153E7089" wp14:editId="176FE388">
              <wp:simplePos x="0" y="0"/>
              <wp:positionH relativeFrom="page">
                <wp:posOffset>1121410</wp:posOffset>
              </wp:positionH>
              <wp:positionV relativeFrom="page">
                <wp:posOffset>9826625</wp:posOffset>
              </wp:positionV>
              <wp:extent cx="786765" cy="123825"/>
              <wp:effectExtent l="0" t="0" r="0" b="0"/>
              <wp:wrapNone/>
              <wp:docPr id="139" name="Textbox 9_9"/>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9"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00" behindDoc="1" locked="0" layoutInCell="1" allowOverlap="1" wp14:anchorId="3A788EE1" wp14:editId="3E0E299A">
              <wp:simplePos x="0" y="0"/>
              <wp:positionH relativeFrom="page">
                <wp:posOffset>5085715</wp:posOffset>
              </wp:positionH>
              <wp:positionV relativeFrom="page">
                <wp:posOffset>9826625</wp:posOffset>
              </wp:positionV>
              <wp:extent cx="1355090" cy="212090"/>
              <wp:effectExtent l="0" t="0" r="0" b="0"/>
              <wp:wrapNone/>
              <wp:docPr id="140" name="Textbox 10_9"/>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9"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BF15B"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97" behindDoc="1" locked="0" layoutInCell="1" allowOverlap="1" wp14:anchorId="52E8577E" wp14:editId="367169DF">
              <wp:simplePos x="0" y="0"/>
              <wp:positionH relativeFrom="page">
                <wp:posOffset>5085715</wp:posOffset>
              </wp:positionH>
              <wp:positionV relativeFrom="page">
                <wp:posOffset>9826625</wp:posOffset>
              </wp:positionV>
              <wp:extent cx="1355090" cy="212090"/>
              <wp:effectExtent l="0" t="0" r="0" b="0"/>
              <wp:wrapNone/>
              <wp:docPr id="144" name="Image42"/>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508ECFF6"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52E8577E" id="Image42" o:spid="_x0000_s1072" style="position:absolute;margin-left:400.45pt;margin-top:773.75pt;width:106.7pt;height:16.7pt;z-index:-50331638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" filled="f" stroked="f">
              <v:textbox inset="0,0,0,0">
                <w:txbxContent>
                  <w:p w14:paraId="508ECFF6"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98" behindDoc="1" locked="0" layoutInCell="1" allowOverlap="1" wp14:anchorId="37F75579" wp14:editId="2696C50C">
              <wp:simplePos x="0" y="0"/>
              <wp:positionH relativeFrom="page">
                <wp:posOffset>1121410</wp:posOffset>
              </wp:positionH>
              <wp:positionV relativeFrom="page">
                <wp:posOffset>9826625</wp:posOffset>
              </wp:positionV>
              <wp:extent cx="786765" cy="123825"/>
              <wp:effectExtent l="0" t="0" r="0" b="0"/>
              <wp:wrapNone/>
              <wp:docPr id="146" name="Image43"/>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7EFC7102"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37F75579" id="Image43" o:spid="_x0000_s1073" style="position:absolute;margin-left:88.3pt;margin-top:773.75pt;width:61.95pt;height:9.75pt;z-index:-50331638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" filled="f" stroked="f">
              <v:textbox inset="0,0,0,0">
                <w:txbxContent>
                  <w:p w14:paraId="7EFC7102"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99" behindDoc="1" locked="0" layoutInCell="1" allowOverlap="1" wp14:anchorId="011218C8" wp14:editId="2E4D65B5">
              <wp:simplePos x="0" y="0"/>
              <wp:positionH relativeFrom="page">
                <wp:posOffset>3667760</wp:posOffset>
              </wp:positionH>
              <wp:positionV relativeFrom="page">
                <wp:posOffset>9755505</wp:posOffset>
              </wp:positionV>
              <wp:extent cx="240030" cy="219075"/>
              <wp:effectExtent l="0" t="0" r="0" b="0"/>
              <wp:wrapNone/>
              <wp:docPr id="148" name="Image44"/>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47BE75F0"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12</w:t>
                          </w:r>
                          <w:r>
                            <w:rPr>
                              <w:color w:val="000000"/>
                            </w:rPr>
                            <w:fldChar w:fldCharType="end"/>
                          </w:r>
                        </w:p>
                      </w:txbxContent>
                    </wps:txbx>
                    <wps:bodyPr lIns="0" tIns="0" rIns="0" bIns="0">
                      <a:noAutofit/>
                    </wps:bodyPr>
                  </wps:wsp>
                </a:graphicData>
              </a:graphic>
            </wp:anchor>
          </w:drawing>
        </mc:Choice>
        <mc:Fallback>
          <w:pict>
            <v:rect w14:anchorId="011218C8" id="Image44" o:spid="_x0000_s1074" style="position:absolute;margin-left:288.8pt;margin-top:768.15pt;width:18.9pt;height:17.25pt;z-index:-50331638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" filled="f" stroked="f">
              <v:textbox inset="0,0,0,0">
                <w:txbxContent>
                  <w:p w14:paraId="47BE75F0"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12</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03" behindDoc="1" locked="0" layoutInCell="1" allowOverlap="1" wp14:anchorId="6A439B4E" wp14:editId="3EAA00C6">
              <wp:simplePos x="0" y="0"/>
              <wp:positionH relativeFrom="page">
                <wp:posOffset>3667760</wp:posOffset>
              </wp:positionH>
              <wp:positionV relativeFrom="page">
                <wp:posOffset>9755505</wp:posOffset>
              </wp:positionV>
              <wp:extent cx="240030" cy="219075"/>
              <wp:effectExtent l="0" t="0" r="0" b="0"/>
              <wp:wrapNone/>
              <wp:docPr id="150" name="Textbox 8_10"/>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10"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04" behindDoc="1" locked="0" layoutInCell="1" allowOverlap="1" wp14:anchorId="1AEC90A3" wp14:editId="0075757D">
              <wp:simplePos x="0" y="0"/>
              <wp:positionH relativeFrom="page">
                <wp:posOffset>1121410</wp:posOffset>
              </wp:positionH>
              <wp:positionV relativeFrom="page">
                <wp:posOffset>9826625</wp:posOffset>
              </wp:positionV>
              <wp:extent cx="786765" cy="123825"/>
              <wp:effectExtent l="0" t="0" r="0" b="0"/>
              <wp:wrapNone/>
              <wp:docPr id="151" name="Textbox 9_10"/>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10"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08" behindDoc="1" locked="0" layoutInCell="1" allowOverlap="1" wp14:anchorId="3528FFB2" wp14:editId="00E62DDB">
              <wp:simplePos x="0" y="0"/>
              <wp:positionH relativeFrom="page">
                <wp:posOffset>5085715</wp:posOffset>
              </wp:positionH>
              <wp:positionV relativeFrom="page">
                <wp:posOffset>9826625</wp:posOffset>
              </wp:positionV>
              <wp:extent cx="1355090" cy="212090"/>
              <wp:effectExtent l="0" t="0" r="0" b="0"/>
              <wp:wrapNone/>
              <wp:docPr id="152" name="Textbox 10_10"/>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10"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F1B5C"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05" behindDoc="1" locked="0" layoutInCell="1" allowOverlap="1" wp14:anchorId="2F70C73C" wp14:editId="14980DF5">
              <wp:simplePos x="0" y="0"/>
              <wp:positionH relativeFrom="page">
                <wp:posOffset>5085715</wp:posOffset>
              </wp:positionH>
              <wp:positionV relativeFrom="page">
                <wp:posOffset>9826625</wp:posOffset>
              </wp:positionV>
              <wp:extent cx="1355090" cy="212090"/>
              <wp:effectExtent l="0" t="0" r="0" b="0"/>
              <wp:wrapNone/>
              <wp:docPr id="156" name="Image46"/>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51977C3A"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2F70C73C" id="Image46" o:spid="_x0000_s1076" style="position:absolute;margin-left:400.45pt;margin-top:773.75pt;width:106.7pt;height:16.7pt;z-index:-50331637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" filled="f" stroked="f">
              <v:textbox inset="0,0,0,0">
                <w:txbxContent>
                  <w:p w14:paraId="51977C3A"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106" behindDoc="1" locked="0" layoutInCell="1" allowOverlap="1" wp14:anchorId="285C3C95" wp14:editId="758CEC07">
              <wp:simplePos x="0" y="0"/>
              <wp:positionH relativeFrom="page">
                <wp:posOffset>1121410</wp:posOffset>
              </wp:positionH>
              <wp:positionV relativeFrom="page">
                <wp:posOffset>9826625</wp:posOffset>
              </wp:positionV>
              <wp:extent cx="786765" cy="123825"/>
              <wp:effectExtent l="0" t="0" r="0" b="0"/>
              <wp:wrapNone/>
              <wp:docPr id="158" name="Image47"/>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0E23A405"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285C3C95" id="Image47" o:spid="_x0000_s1077" style="position:absolute;margin-left:88.3pt;margin-top:773.75pt;width:61.95pt;height:9.75pt;z-index:-5033163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" filled="f" stroked="f">
              <v:textbox inset="0,0,0,0">
                <w:txbxContent>
                  <w:p w14:paraId="0E23A405"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107" behindDoc="1" locked="0" layoutInCell="1" allowOverlap="1" wp14:anchorId="3A47C8D2" wp14:editId="6EEFF8ED">
              <wp:simplePos x="0" y="0"/>
              <wp:positionH relativeFrom="page">
                <wp:posOffset>3667760</wp:posOffset>
              </wp:positionH>
              <wp:positionV relativeFrom="page">
                <wp:posOffset>9755505</wp:posOffset>
              </wp:positionV>
              <wp:extent cx="240030" cy="219075"/>
              <wp:effectExtent l="0" t="0" r="0" b="0"/>
              <wp:wrapNone/>
              <wp:docPr id="160" name="Image48"/>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345EB6F2"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13</w:t>
                          </w:r>
                          <w:r>
                            <w:rPr>
                              <w:color w:val="000000"/>
                            </w:rPr>
                            <w:fldChar w:fldCharType="end"/>
                          </w:r>
                        </w:p>
                      </w:txbxContent>
                    </wps:txbx>
                    <wps:bodyPr lIns="0" tIns="0" rIns="0" bIns="0">
                      <a:noAutofit/>
                    </wps:bodyPr>
                  </wps:wsp>
                </a:graphicData>
              </a:graphic>
            </wp:anchor>
          </w:drawing>
        </mc:Choice>
        <mc:Fallback>
          <w:pict>
            <v:rect w14:anchorId="3A47C8D2" id="Image48" o:spid="_x0000_s1078" style="position:absolute;margin-left:288.8pt;margin-top:768.15pt;width:18.9pt;height:17.25pt;z-index:-50331637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A/jczyxgEAAPIDAAAOAAAA&#10;AAAAAAAAAAAAAC4CAABkcnMvZTJvRG9jLnhtbFBLAQItABQABgAIAAAAIQAVMx2R4wAAAA0BAAAP&#10;AAAAAAAAAAAAAAAAACAEAABkcnMvZG93bnJldi54bWxQSwUGAAAAAAQABADzAAAAMAUAAAAA&#10;" filled="f" stroked="f">
              <v:textbox inset="0,0,0,0">
                <w:txbxContent>
                  <w:p w14:paraId="345EB6F2"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13</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11" behindDoc="1" locked="0" layoutInCell="1" allowOverlap="1" wp14:anchorId="072D97BC" wp14:editId="7B22AFAE">
              <wp:simplePos x="0" y="0"/>
              <wp:positionH relativeFrom="page">
                <wp:posOffset>3667760</wp:posOffset>
              </wp:positionH>
              <wp:positionV relativeFrom="page">
                <wp:posOffset>9755505</wp:posOffset>
              </wp:positionV>
              <wp:extent cx="240030" cy="219075"/>
              <wp:effectExtent l="0" t="0" r="0" b="0"/>
              <wp:wrapNone/>
              <wp:docPr id="162" name="Textbox 8_11"/>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11"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12" behindDoc="1" locked="0" layoutInCell="1" allowOverlap="1" wp14:anchorId="7CBAA2BD" wp14:editId="1F0228AB">
              <wp:simplePos x="0" y="0"/>
              <wp:positionH relativeFrom="page">
                <wp:posOffset>1121410</wp:posOffset>
              </wp:positionH>
              <wp:positionV relativeFrom="page">
                <wp:posOffset>9826625</wp:posOffset>
              </wp:positionV>
              <wp:extent cx="786765" cy="123825"/>
              <wp:effectExtent l="0" t="0" r="0" b="0"/>
              <wp:wrapNone/>
              <wp:docPr id="163" name="Textbox 9_11"/>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11"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16" behindDoc="1" locked="0" layoutInCell="1" allowOverlap="1" wp14:anchorId="30DEF347" wp14:editId="7427A562">
              <wp:simplePos x="0" y="0"/>
              <wp:positionH relativeFrom="page">
                <wp:posOffset>5085715</wp:posOffset>
              </wp:positionH>
              <wp:positionV relativeFrom="page">
                <wp:posOffset>9826625</wp:posOffset>
              </wp:positionV>
              <wp:extent cx="1355090" cy="212090"/>
              <wp:effectExtent l="0" t="0" r="0" b="0"/>
              <wp:wrapNone/>
              <wp:docPr id="164" name="Textbox 10_11"/>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11"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E6256"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13" behindDoc="1" locked="0" layoutInCell="1" allowOverlap="1" wp14:anchorId="77694B45" wp14:editId="1D7992E6">
              <wp:simplePos x="0" y="0"/>
              <wp:positionH relativeFrom="page">
                <wp:posOffset>5085715</wp:posOffset>
              </wp:positionH>
              <wp:positionV relativeFrom="page">
                <wp:posOffset>9826625</wp:posOffset>
              </wp:positionV>
              <wp:extent cx="1355090" cy="212090"/>
              <wp:effectExtent l="0" t="0" r="0" b="0"/>
              <wp:wrapNone/>
              <wp:docPr id="168" name="Image50"/>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3D5FCC49"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77694B45" id="Image50" o:spid="_x0000_s1080" style="position:absolute;margin-left:400.45pt;margin-top:773.75pt;width:106.7pt;height:16.7pt;z-index:-50331636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" filled="f" stroked="f">
              <v:textbox inset="0,0,0,0">
                <w:txbxContent>
                  <w:p w14:paraId="3D5FCC49"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114" behindDoc="1" locked="0" layoutInCell="1" allowOverlap="1" wp14:anchorId="5C054CB5" wp14:editId="525C9CB6">
              <wp:simplePos x="0" y="0"/>
              <wp:positionH relativeFrom="page">
                <wp:posOffset>1121410</wp:posOffset>
              </wp:positionH>
              <wp:positionV relativeFrom="page">
                <wp:posOffset>9826625</wp:posOffset>
              </wp:positionV>
              <wp:extent cx="786765" cy="123825"/>
              <wp:effectExtent l="0" t="0" r="0" b="0"/>
              <wp:wrapNone/>
              <wp:docPr id="170" name="Image51"/>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1A5174CB"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5C054CB5" id="Image51" o:spid="_x0000_s1081" style="position:absolute;margin-left:88.3pt;margin-top:773.75pt;width:61.95pt;height:9.75pt;z-index:-50331636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" filled="f" stroked="f">
              <v:textbox inset="0,0,0,0">
                <w:txbxContent>
                  <w:p w14:paraId="1A5174CB"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115" behindDoc="1" locked="0" layoutInCell="1" allowOverlap="1" wp14:anchorId="45F4CD9B" wp14:editId="5B8084D4">
              <wp:simplePos x="0" y="0"/>
              <wp:positionH relativeFrom="page">
                <wp:posOffset>3667760</wp:posOffset>
              </wp:positionH>
              <wp:positionV relativeFrom="page">
                <wp:posOffset>9755505</wp:posOffset>
              </wp:positionV>
              <wp:extent cx="240030" cy="219075"/>
              <wp:effectExtent l="0" t="0" r="0" b="0"/>
              <wp:wrapNone/>
              <wp:docPr id="172" name="Image52"/>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39A6CB3B"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14</w:t>
                          </w:r>
                          <w:r>
                            <w:rPr>
                              <w:color w:val="000000"/>
                            </w:rPr>
                            <w:fldChar w:fldCharType="end"/>
                          </w:r>
                        </w:p>
                      </w:txbxContent>
                    </wps:txbx>
                    <wps:bodyPr lIns="0" tIns="0" rIns="0" bIns="0">
                      <a:noAutofit/>
                    </wps:bodyPr>
                  </wps:wsp>
                </a:graphicData>
              </a:graphic>
            </wp:anchor>
          </w:drawing>
        </mc:Choice>
        <mc:Fallback>
          <w:pict>
            <v:rect w14:anchorId="45F4CD9B" id="Image52" o:spid="_x0000_s1082" style="position:absolute;margin-left:288.8pt;margin-top:768.15pt;width:18.9pt;height:17.25pt;z-index:-50331636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A+YyjcxgEAAPIDAAAOAAAA&#10;AAAAAAAAAAAAAC4CAABkcnMvZTJvRG9jLnhtbFBLAQItABQABgAIAAAAIQAVMx2R4wAAAA0BAAAP&#10;AAAAAAAAAAAAAAAAACAEAABkcnMvZG93bnJldi54bWxQSwUGAAAAAAQABADzAAAAMAUAAAAA&#10;" filled="f" stroked="f">
              <v:textbox inset="0,0,0,0">
                <w:txbxContent>
                  <w:p w14:paraId="39A6CB3B"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14</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19" behindDoc="1" locked="0" layoutInCell="1" allowOverlap="1" wp14:anchorId="6C74AAD4" wp14:editId="52CA83D8">
              <wp:simplePos x="0" y="0"/>
              <wp:positionH relativeFrom="page">
                <wp:posOffset>3667760</wp:posOffset>
              </wp:positionH>
              <wp:positionV relativeFrom="page">
                <wp:posOffset>9755505</wp:posOffset>
              </wp:positionV>
              <wp:extent cx="240030" cy="219075"/>
              <wp:effectExtent l="0" t="0" r="0" b="0"/>
              <wp:wrapNone/>
              <wp:docPr id="174" name="Textbox 8_12"/>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12"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20" behindDoc="1" locked="0" layoutInCell="1" allowOverlap="1" wp14:anchorId="3E30E6FC" wp14:editId="751A3280">
              <wp:simplePos x="0" y="0"/>
              <wp:positionH relativeFrom="page">
                <wp:posOffset>1121410</wp:posOffset>
              </wp:positionH>
              <wp:positionV relativeFrom="page">
                <wp:posOffset>9826625</wp:posOffset>
              </wp:positionV>
              <wp:extent cx="786765" cy="123825"/>
              <wp:effectExtent l="0" t="0" r="0" b="0"/>
              <wp:wrapNone/>
              <wp:docPr id="175" name="Textbox 9_12"/>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12"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24" behindDoc="1" locked="0" layoutInCell="1" allowOverlap="1" wp14:anchorId="09105A5B" wp14:editId="5367004B">
              <wp:simplePos x="0" y="0"/>
              <wp:positionH relativeFrom="page">
                <wp:posOffset>5085715</wp:posOffset>
              </wp:positionH>
              <wp:positionV relativeFrom="page">
                <wp:posOffset>9826625</wp:posOffset>
              </wp:positionV>
              <wp:extent cx="1355090" cy="212090"/>
              <wp:effectExtent l="0" t="0" r="0" b="0"/>
              <wp:wrapNone/>
              <wp:docPr id="176" name="Textbox 10_12"/>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12"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FD58AB"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21" behindDoc="1" locked="0" layoutInCell="1" allowOverlap="1" wp14:anchorId="3830B834" wp14:editId="40177C82">
              <wp:simplePos x="0" y="0"/>
              <wp:positionH relativeFrom="page">
                <wp:posOffset>5085715</wp:posOffset>
              </wp:positionH>
              <wp:positionV relativeFrom="page">
                <wp:posOffset>9826625</wp:posOffset>
              </wp:positionV>
              <wp:extent cx="1355090" cy="212090"/>
              <wp:effectExtent l="0" t="0" r="0" b="0"/>
              <wp:wrapNone/>
              <wp:docPr id="180" name="Image54"/>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365283E1"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3830B834" id="Image54" o:spid="_x0000_s1084" style="position:absolute;margin-left:400.45pt;margin-top:773.75pt;width:106.7pt;height:16.7pt;z-index:-50331635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" filled="f" stroked="f">
              <v:textbox inset="0,0,0,0">
                <w:txbxContent>
                  <w:p w14:paraId="365283E1"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122" behindDoc="1" locked="0" layoutInCell="1" allowOverlap="1" wp14:anchorId="60105261" wp14:editId="6D353431">
              <wp:simplePos x="0" y="0"/>
              <wp:positionH relativeFrom="page">
                <wp:posOffset>1121410</wp:posOffset>
              </wp:positionH>
              <wp:positionV relativeFrom="page">
                <wp:posOffset>9826625</wp:posOffset>
              </wp:positionV>
              <wp:extent cx="786765" cy="123825"/>
              <wp:effectExtent l="0" t="0" r="0" b="0"/>
              <wp:wrapNone/>
              <wp:docPr id="182" name="Image55"/>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3491D63D"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60105261" id="Image55" o:spid="_x0000_s1085" style="position:absolute;margin-left:88.3pt;margin-top:773.75pt;width:61.95pt;height:9.75pt;z-index:-5033163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" filled="f" stroked="f">
              <v:textbox inset="0,0,0,0">
                <w:txbxContent>
                  <w:p w14:paraId="3491D63D"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123" behindDoc="1" locked="0" layoutInCell="1" allowOverlap="1" wp14:anchorId="2D203DA7" wp14:editId="48EA0144">
              <wp:simplePos x="0" y="0"/>
              <wp:positionH relativeFrom="page">
                <wp:posOffset>3667760</wp:posOffset>
              </wp:positionH>
              <wp:positionV relativeFrom="page">
                <wp:posOffset>9755505</wp:posOffset>
              </wp:positionV>
              <wp:extent cx="240030" cy="219075"/>
              <wp:effectExtent l="0" t="0" r="0" b="0"/>
              <wp:wrapNone/>
              <wp:docPr id="184" name="Image56"/>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4F855175"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15</w:t>
                          </w:r>
                          <w:r>
                            <w:rPr>
                              <w:color w:val="000000"/>
                            </w:rPr>
                            <w:fldChar w:fldCharType="end"/>
                          </w:r>
                        </w:p>
                      </w:txbxContent>
                    </wps:txbx>
                    <wps:bodyPr lIns="0" tIns="0" rIns="0" bIns="0">
                      <a:noAutofit/>
                    </wps:bodyPr>
                  </wps:wsp>
                </a:graphicData>
              </a:graphic>
            </wp:anchor>
          </w:drawing>
        </mc:Choice>
        <mc:Fallback>
          <w:pict>
            <v:rect w14:anchorId="2D203DA7" id="Image56" o:spid="_x0000_s1086" style="position:absolute;margin-left:288.8pt;margin-top:768.15pt;width:18.9pt;height:17.25pt;z-index:-50331635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A9UQWvxgEAAPIDAAAOAAAA&#10;AAAAAAAAAAAAAC4CAABkcnMvZTJvRG9jLnhtbFBLAQItABQABgAIAAAAIQAVMx2R4wAAAA0BAAAP&#10;AAAAAAAAAAAAAAAAACAEAABkcnMvZG93bnJldi54bWxQSwUGAAAAAAQABADzAAAAMAUAAAAA&#10;" filled="f" stroked="f">
              <v:textbox inset="0,0,0,0">
                <w:txbxContent>
                  <w:p w14:paraId="4F855175"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15</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27" behindDoc="1" locked="0" layoutInCell="1" allowOverlap="1" wp14:anchorId="543F6020" wp14:editId="1E577DF9">
              <wp:simplePos x="0" y="0"/>
              <wp:positionH relativeFrom="page">
                <wp:posOffset>3667760</wp:posOffset>
              </wp:positionH>
              <wp:positionV relativeFrom="page">
                <wp:posOffset>9755505</wp:posOffset>
              </wp:positionV>
              <wp:extent cx="240030" cy="219075"/>
              <wp:effectExtent l="0" t="0" r="0" b="0"/>
              <wp:wrapNone/>
              <wp:docPr id="186" name="Textbox 8_13"/>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13"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28" behindDoc="1" locked="0" layoutInCell="1" allowOverlap="1" wp14:anchorId="1D8884D6" wp14:editId="195CD53E">
              <wp:simplePos x="0" y="0"/>
              <wp:positionH relativeFrom="page">
                <wp:posOffset>1121410</wp:posOffset>
              </wp:positionH>
              <wp:positionV relativeFrom="page">
                <wp:posOffset>9826625</wp:posOffset>
              </wp:positionV>
              <wp:extent cx="786765" cy="123825"/>
              <wp:effectExtent l="0" t="0" r="0" b="0"/>
              <wp:wrapNone/>
              <wp:docPr id="187" name="Textbox 9_13"/>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13"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32" behindDoc="1" locked="0" layoutInCell="1" allowOverlap="1" wp14:anchorId="196D7AA7" wp14:editId="180704F4">
              <wp:simplePos x="0" y="0"/>
              <wp:positionH relativeFrom="page">
                <wp:posOffset>5085715</wp:posOffset>
              </wp:positionH>
              <wp:positionV relativeFrom="page">
                <wp:posOffset>9826625</wp:posOffset>
              </wp:positionV>
              <wp:extent cx="1355090" cy="212090"/>
              <wp:effectExtent l="0" t="0" r="0" b="0"/>
              <wp:wrapNone/>
              <wp:docPr id="188" name="Textbox 10_13"/>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13"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53820"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29" behindDoc="1" locked="0" layoutInCell="1" allowOverlap="1" wp14:anchorId="489A483D" wp14:editId="61D23907">
              <wp:simplePos x="0" y="0"/>
              <wp:positionH relativeFrom="page">
                <wp:posOffset>5085715</wp:posOffset>
              </wp:positionH>
              <wp:positionV relativeFrom="page">
                <wp:posOffset>9826625</wp:posOffset>
              </wp:positionV>
              <wp:extent cx="1355090" cy="212090"/>
              <wp:effectExtent l="0" t="0" r="0" b="0"/>
              <wp:wrapNone/>
              <wp:docPr id="192" name="Image58"/>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44400452"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489A483D" id="Image58" o:spid="_x0000_s1088" style="position:absolute;margin-left:400.45pt;margin-top:773.75pt;width:106.7pt;height:16.7pt;z-index:-50331635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" filled="f" stroked="f">
              <v:textbox inset="0,0,0,0">
                <w:txbxContent>
                  <w:p w14:paraId="44400452"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130" behindDoc="1" locked="0" layoutInCell="1" allowOverlap="1" wp14:anchorId="58E2BED2" wp14:editId="0DBF731B">
              <wp:simplePos x="0" y="0"/>
              <wp:positionH relativeFrom="page">
                <wp:posOffset>1121410</wp:posOffset>
              </wp:positionH>
              <wp:positionV relativeFrom="page">
                <wp:posOffset>9826625</wp:posOffset>
              </wp:positionV>
              <wp:extent cx="786765" cy="123825"/>
              <wp:effectExtent l="0" t="0" r="0" b="0"/>
              <wp:wrapNone/>
              <wp:docPr id="194" name="Image59"/>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0209402D"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58E2BED2" id="Image59" o:spid="_x0000_s1089" style="position:absolute;margin-left:88.3pt;margin-top:773.75pt;width:61.95pt;height:9.75pt;z-index:-5033163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" filled="f" stroked="f">
              <v:textbox inset="0,0,0,0">
                <w:txbxContent>
                  <w:p w14:paraId="0209402D"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131" behindDoc="1" locked="0" layoutInCell="1" allowOverlap="1" wp14:anchorId="04AF8D1B" wp14:editId="5DC5046C">
              <wp:simplePos x="0" y="0"/>
              <wp:positionH relativeFrom="page">
                <wp:posOffset>3667760</wp:posOffset>
              </wp:positionH>
              <wp:positionV relativeFrom="page">
                <wp:posOffset>9755505</wp:posOffset>
              </wp:positionV>
              <wp:extent cx="240030" cy="219075"/>
              <wp:effectExtent l="0" t="0" r="0" b="0"/>
              <wp:wrapNone/>
              <wp:docPr id="196" name="Image60"/>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0040EBF2"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16</w:t>
                          </w:r>
                          <w:r>
                            <w:rPr>
                              <w:color w:val="000000"/>
                            </w:rPr>
                            <w:fldChar w:fldCharType="end"/>
                          </w:r>
                        </w:p>
                      </w:txbxContent>
                    </wps:txbx>
                    <wps:bodyPr lIns="0" tIns="0" rIns="0" bIns="0">
                      <a:noAutofit/>
                    </wps:bodyPr>
                  </wps:wsp>
                </a:graphicData>
              </a:graphic>
            </wp:anchor>
          </w:drawing>
        </mc:Choice>
        <mc:Fallback>
          <w:pict>
            <v:rect w14:anchorId="04AF8D1B" id="Image60" o:spid="_x0000_s1090" style="position:absolute;margin-left:288.8pt;margin-top:768.15pt;width:18.9pt;height:17.25pt;z-index:-50331634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A95lguxgEAAPIDAAAOAAAA&#10;AAAAAAAAAAAAAC4CAABkcnMvZTJvRG9jLnhtbFBLAQItABQABgAIAAAAIQAVMx2R4wAAAA0BAAAP&#10;AAAAAAAAAAAAAAAAACAEAABkcnMvZG93bnJldi54bWxQSwUGAAAAAAQABADzAAAAMAUAAAAA&#10;" filled="f" stroked="f">
              <v:textbox inset="0,0,0,0">
                <w:txbxContent>
                  <w:p w14:paraId="0040EBF2"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16</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35" behindDoc="1" locked="0" layoutInCell="1" allowOverlap="1" wp14:anchorId="6A47853D" wp14:editId="54CF657A">
              <wp:simplePos x="0" y="0"/>
              <wp:positionH relativeFrom="page">
                <wp:posOffset>3667760</wp:posOffset>
              </wp:positionH>
              <wp:positionV relativeFrom="page">
                <wp:posOffset>9755505</wp:posOffset>
              </wp:positionV>
              <wp:extent cx="240030" cy="219075"/>
              <wp:effectExtent l="0" t="0" r="0" b="0"/>
              <wp:wrapNone/>
              <wp:docPr id="198" name="Textbox 8_14"/>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14"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36" behindDoc="1" locked="0" layoutInCell="1" allowOverlap="1" wp14:anchorId="3374DDE0" wp14:editId="2570AB13">
              <wp:simplePos x="0" y="0"/>
              <wp:positionH relativeFrom="page">
                <wp:posOffset>1121410</wp:posOffset>
              </wp:positionH>
              <wp:positionV relativeFrom="page">
                <wp:posOffset>9826625</wp:posOffset>
              </wp:positionV>
              <wp:extent cx="786765" cy="123825"/>
              <wp:effectExtent l="0" t="0" r="0" b="0"/>
              <wp:wrapNone/>
              <wp:docPr id="199" name="Textbox 9_14"/>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14"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40" behindDoc="1" locked="0" layoutInCell="1" allowOverlap="1" wp14:anchorId="6E5FC36D" wp14:editId="6AD93065">
              <wp:simplePos x="0" y="0"/>
              <wp:positionH relativeFrom="page">
                <wp:posOffset>5085715</wp:posOffset>
              </wp:positionH>
              <wp:positionV relativeFrom="page">
                <wp:posOffset>9826625</wp:posOffset>
              </wp:positionV>
              <wp:extent cx="1355090" cy="212090"/>
              <wp:effectExtent l="0" t="0" r="0" b="0"/>
              <wp:wrapNone/>
              <wp:docPr id="200" name="Textbox 10_14"/>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14"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8E61C"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37" behindDoc="1" locked="0" layoutInCell="1" allowOverlap="1" wp14:anchorId="62C0ADDE" wp14:editId="14DB19F5">
              <wp:simplePos x="0" y="0"/>
              <wp:positionH relativeFrom="page">
                <wp:posOffset>5085715</wp:posOffset>
              </wp:positionH>
              <wp:positionV relativeFrom="page">
                <wp:posOffset>9826625</wp:posOffset>
              </wp:positionV>
              <wp:extent cx="1355090" cy="212090"/>
              <wp:effectExtent l="0" t="0" r="0" b="0"/>
              <wp:wrapNone/>
              <wp:docPr id="205" name="Image62"/>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1ECD1656"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62C0ADDE" id="Image62" o:spid="_x0000_s1092" style="position:absolute;margin-left:400.45pt;margin-top:773.75pt;width:106.7pt;height:16.7pt;z-index:-50331634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" filled="f" stroked="f">
              <v:textbox inset="0,0,0,0">
                <w:txbxContent>
                  <w:p w14:paraId="1ECD1656"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138" behindDoc="1" locked="0" layoutInCell="1" allowOverlap="1" wp14:anchorId="347F8C98" wp14:editId="1C416CBA">
              <wp:simplePos x="0" y="0"/>
              <wp:positionH relativeFrom="page">
                <wp:posOffset>1121410</wp:posOffset>
              </wp:positionH>
              <wp:positionV relativeFrom="page">
                <wp:posOffset>9826625</wp:posOffset>
              </wp:positionV>
              <wp:extent cx="786765" cy="123825"/>
              <wp:effectExtent l="0" t="0" r="0" b="0"/>
              <wp:wrapNone/>
              <wp:docPr id="207" name="Image63"/>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46ECEF9D"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347F8C98" id="Image63" o:spid="_x0000_s1093" style="position:absolute;margin-left:88.3pt;margin-top:773.75pt;width:61.95pt;height:9.75pt;z-index:-5033163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" filled="f" stroked="f">
              <v:textbox inset="0,0,0,0">
                <w:txbxContent>
                  <w:p w14:paraId="46ECEF9D"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139" behindDoc="1" locked="0" layoutInCell="1" allowOverlap="1" wp14:anchorId="14F4D651" wp14:editId="0FCEA47D">
              <wp:simplePos x="0" y="0"/>
              <wp:positionH relativeFrom="page">
                <wp:posOffset>3667760</wp:posOffset>
              </wp:positionH>
              <wp:positionV relativeFrom="page">
                <wp:posOffset>9755505</wp:posOffset>
              </wp:positionV>
              <wp:extent cx="240030" cy="219075"/>
              <wp:effectExtent l="0" t="0" r="0" b="0"/>
              <wp:wrapNone/>
              <wp:docPr id="209" name="Image64"/>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4987BC69"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17</w:t>
                          </w:r>
                          <w:r>
                            <w:rPr>
                              <w:color w:val="000000"/>
                            </w:rPr>
                            <w:fldChar w:fldCharType="end"/>
                          </w:r>
                        </w:p>
                      </w:txbxContent>
                    </wps:txbx>
                    <wps:bodyPr lIns="0" tIns="0" rIns="0" bIns="0">
                      <a:noAutofit/>
                    </wps:bodyPr>
                  </wps:wsp>
                </a:graphicData>
              </a:graphic>
            </wp:anchor>
          </w:drawing>
        </mc:Choice>
        <mc:Fallback>
          <w:pict>
            <v:rect w14:anchorId="14F4D651" id="Image64" o:spid="_x0000_s1094" style="position:absolute;margin-left:288.8pt;margin-top:768.15pt;width:18.9pt;height:17.25pt;z-index:-50331634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" filled="f" stroked="f">
              <v:textbox inset="0,0,0,0">
                <w:txbxContent>
                  <w:p w14:paraId="4987BC69"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17</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43" behindDoc="1" locked="0" layoutInCell="1" allowOverlap="1" wp14:anchorId="058918B2" wp14:editId="77850A80">
              <wp:simplePos x="0" y="0"/>
              <wp:positionH relativeFrom="page">
                <wp:posOffset>3667760</wp:posOffset>
              </wp:positionH>
              <wp:positionV relativeFrom="page">
                <wp:posOffset>9755505</wp:posOffset>
              </wp:positionV>
              <wp:extent cx="240030" cy="219075"/>
              <wp:effectExtent l="0" t="0" r="0" b="0"/>
              <wp:wrapNone/>
              <wp:docPr id="211" name="Textbox 8_15"/>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15"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44" behindDoc="1" locked="0" layoutInCell="1" allowOverlap="1" wp14:anchorId="45F0C64A" wp14:editId="40F3CD0A">
              <wp:simplePos x="0" y="0"/>
              <wp:positionH relativeFrom="page">
                <wp:posOffset>1121410</wp:posOffset>
              </wp:positionH>
              <wp:positionV relativeFrom="page">
                <wp:posOffset>9826625</wp:posOffset>
              </wp:positionV>
              <wp:extent cx="786765" cy="123825"/>
              <wp:effectExtent l="0" t="0" r="0" b="0"/>
              <wp:wrapNone/>
              <wp:docPr id="212" name="Textbox 9_15"/>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15"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48" behindDoc="1" locked="0" layoutInCell="1" allowOverlap="1" wp14:anchorId="640DCF66" wp14:editId="00DA62EF">
              <wp:simplePos x="0" y="0"/>
              <wp:positionH relativeFrom="page">
                <wp:posOffset>5085715</wp:posOffset>
              </wp:positionH>
              <wp:positionV relativeFrom="page">
                <wp:posOffset>9826625</wp:posOffset>
              </wp:positionV>
              <wp:extent cx="1355090" cy="212090"/>
              <wp:effectExtent l="0" t="0" r="0" b="0"/>
              <wp:wrapNone/>
              <wp:docPr id="213" name="Textbox 10_15"/>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15"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27E5E"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45" behindDoc="1" locked="0" layoutInCell="1" allowOverlap="1" wp14:anchorId="22CE6901" wp14:editId="639F0581">
              <wp:simplePos x="0" y="0"/>
              <wp:positionH relativeFrom="page">
                <wp:posOffset>5085715</wp:posOffset>
              </wp:positionH>
              <wp:positionV relativeFrom="page">
                <wp:posOffset>9826625</wp:posOffset>
              </wp:positionV>
              <wp:extent cx="1355090" cy="212090"/>
              <wp:effectExtent l="0" t="0" r="0" b="0"/>
              <wp:wrapNone/>
              <wp:docPr id="217" name="Image66"/>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5F0E1E68"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22CE6901" id="Image66" o:spid="_x0000_s1096" style="position:absolute;margin-left:400.45pt;margin-top:773.75pt;width:106.7pt;height:16.7pt;z-index:-5033163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" filled="f" stroked="f">
              <v:textbox inset="0,0,0,0">
                <w:txbxContent>
                  <w:p w14:paraId="5F0E1E68"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146" behindDoc="1" locked="0" layoutInCell="1" allowOverlap="1" wp14:anchorId="66A32444" wp14:editId="1BB32EF4">
              <wp:simplePos x="0" y="0"/>
              <wp:positionH relativeFrom="page">
                <wp:posOffset>1121410</wp:posOffset>
              </wp:positionH>
              <wp:positionV relativeFrom="page">
                <wp:posOffset>9826625</wp:posOffset>
              </wp:positionV>
              <wp:extent cx="786765" cy="123825"/>
              <wp:effectExtent l="0" t="0" r="0" b="0"/>
              <wp:wrapNone/>
              <wp:docPr id="219" name="Image67"/>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1D62441C"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66A32444" id="Image67" o:spid="_x0000_s1097" style="position:absolute;margin-left:88.3pt;margin-top:773.75pt;width:61.95pt;height:9.75pt;z-index:-5033163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" filled="f" stroked="f">
              <v:textbox inset="0,0,0,0">
                <w:txbxContent>
                  <w:p w14:paraId="1D62441C"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147" behindDoc="1" locked="0" layoutInCell="1" allowOverlap="1" wp14:anchorId="441D0FD8" wp14:editId="29F5BD11">
              <wp:simplePos x="0" y="0"/>
              <wp:positionH relativeFrom="page">
                <wp:posOffset>3667760</wp:posOffset>
              </wp:positionH>
              <wp:positionV relativeFrom="page">
                <wp:posOffset>9755505</wp:posOffset>
              </wp:positionV>
              <wp:extent cx="240030" cy="219075"/>
              <wp:effectExtent l="0" t="0" r="0" b="0"/>
              <wp:wrapNone/>
              <wp:docPr id="221" name="Image68"/>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4CF2C35B"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18</w:t>
                          </w:r>
                          <w:r>
                            <w:rPr>
                              <w:color w:val="000000"/>
                            </w:rPr>
                            <w:fldChar w:fldCharType="end"/>
                          </w:r>
                        </w:p>
                      </w:txbxContent>
                    </wps:txbx>
                    <wps:bodyPr lIns="0" tIns="0" rIns="0" bIns="0">
                      <a:noAutofit/>
                    </wps:bodyPr>
                  </wps:wsp>
                </a:graphicData>
              </a:graphic>
            </wp:anchor>
          </w:drawing>
        </mc:Choice>
        <mc:Fallback>
          <w:pict>
            <v:rect w14:anchorId="441D0FD8" id="Image68" o:spid="_x0000_s1098" style="position:absolute;margin-left:288.8pt;margin-top:768.15pt;width:18.9pt;height:17.25pt;z-index:-5033163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ADZ1jJxgEAAPIDAAAOAAAA&#10;AAAAAAAAAAAAAC4CAABkcnMvZTJvRG9jLnhtbFBLAQItABQABgAIAAAAIQAVMx2R4wAAAA0BAAAP&#10;AAAAAAAAAAAAAAAAACAEAABkcnMvZG93bnJldi54bWxQSwUGAAAAAAQABADzAAAAMAUAAAAA&#10;" filled="f" stroked="f">
              <v:textbox inset="0,0,0,0">
                <w:txbxContent>
                  <w:p w14:paraId="4CF2C35B"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18</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51" behindDoc="1" locked="0" layoutInCell="1" allowOverlap="1" wp14:anchorId="536308B8" wp14:editId="195268FE">
              <wp:simplePos x="0" y="0"/>
              <wp:positionH relativeFrom="page">
                <wp:posOffset>3667760</wp:posOffset>
              </wp:positionH>
              <wp:positionV relativeFrom="page">
                <wp:posOffset>9755505</wp:posOffset>
              </wp:positionV>
              <wp:extent cx="240030" cy="219075"/>
              <wp:effectExtent l="0" t="0" r="0" b="0"/>
              <wp:wrapNone/>
              <wp:docPr id="223" name="Textbox 8_16"/>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16"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52" behindDoc="1" locked="0" layoutInCell="1" allowOverlap="1" wp14:anchorId="09928C34" wp14:editId="561955A5">
              <wp:simplePos x="0" y="0"/>
              <wp:positionH relativeFrom="page">
                <wp:posOffset>1121410</wp:posOffset>
              </wp:positionH>
              <wp:positionV relativeFrom="page">
                <wp:posOffset>9826625</wp:posOffset>
              </wp:positionV>
              <wp:extent cx="786765" cy="123825"/>
              <wp:effectExtent l="0" t="0" r="0" b="0"/>
              <wp:wrapNone/>
              <wp:docPr id="224" name="Textbox 9_16"/>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16"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56" behindDoc="1" locked="0" layoutInCell="1" allowOverlap="1" wp14:anchorId="24F781F8" wp14:editId="4641D791">
              <wp:simplePos x="0" y="0"/>
              <wp:positionH relativeFrom="page">
                <wp:posOffset>5085715</wp:posOffset>
              </wp:positionH>
              <wp:positionV relativeFrom="page">
                <wp:posOffset>9826625</wp:posOffset>
              </wp:positionV>
              <wp:extent cx="1355090" cy="212090"/>
              <wp:effectExtent l="0" t="0" r="0" b="0"/>
              <wp:wrapNone/>
              <wp:docPr id="225" name="Textbox 10_16"/>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16"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B05C3"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53" behindDoc="1" locked="0" layoutInCell="1" allowOverlap="1" wp14:anchorId="010C0AF7" wp14:editId="460D5C47">
              <wp:simplePos x="0" y="0"/>
              <wp:positionH relativeFrom="page">
                <wp:posOffset>5085715</wp:posOffset>
              </wp:positionH>
              <wp:positionV relativeFrom="page">
                <wp:posOffset>9826625</wp:posOffset>
              </wp:positionV>
              <wp:extent cx="1355090" cy="212090"/>
              <wp:effectExtent l="0" t="0" r="0" b="0"/>
              <wp:wrapNone/>
              <wp:docPr id="230" name="Image70"/>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06826D12"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010C0AF7" id="Image70" o:spid="_x0000_s1100" style="position:absolute;margin-left:400.45pt;margin-top:773.75pt;width:106.7pt;height:16.7pt;z-index:-50331632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" filled="f" stroked="f">
              <v:textbox inset="0,0,0,0">
                <w:txbxContent>
                  <w:p w14:paraId="06826D12"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154" behindDoc="1" locked="0" layoutInCell="1" allowOverlap="1" wp14:anchorId="0999F2A1" wp14:editId="71FDB977">
              <wp:simplePos x="0" y="0"/>
              <wp:positionH relativeFrom="page">
                <wp:posOffset>1121410</wp:posOffset>
              </wp:positionH>
              <wp:positionV relativeFrom="page">
                <wp:posOffset>9826625</wp:posOffset>
              </wp:positionV>
              <wp:extent cx="786765" cy="123825"/>
              <wp:effectExtent l="0" t="0" r="0" b="0"/>
              <wp:wrapNone/>
              <wp:docPr id="232" name="Image71"/>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701AAB9C"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0999F2A1" id="Image71" o:spid="_x0000_s1101" style="position:absolute;margin-left:88.3pt;margin-top:773.75pt;width:61.95pt;height:9.75pt;z-index:-5033163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" filled="f" stroked="f">
              <v:textbox inset="0,0,0,0">
                <w:txbxContent>
                  <w:p w14:paraId="701AAB9C"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155" behindDoc="1" locked="0" layoutInCell="1" allowOverlap="1" wp14:anchorId="2DC1062A" wp14:editId="61163D84">
              <wp:simplePos x="0" y="0"/>
              <wp:positionH relativeFrom="page">
                <wp:posOffset>3667760</wp:posOffset>
              </wp:positionH>
              <wp:positionV relativeFrom="page">
                <wp:posOffset>9755505</wp:posOffset>
              </wp:positionV>
              <wp:extent cx="240030" cy="219075"/>
              <wp:effectExtent l="0" t="0" r="0" b="0"/>
              <wp:wrapNone/>
              <wp:docPr id="234" name="Image72"/>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24D7E886"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19</w:t>
                          </w:r>
                          <w:r>
                            <w:rPr>
                              <w:color w:val="000000"/>
                            </w:rPr>
                            <w:fldChar w:fldCharType="end"/>
                          </w:r>
                        </w:p>
                      </w:txbxContent>
                    </wps:txbx>
                    <wps:bodyPr lIns="0" tIns="0" rIns="0" bIns="0">
                      <a:noAutofit/>
                    </wps:bodyPr>
                  </wps:wsp>
                </a:graphicData>
              </a:graphic>
            </wp:anchor>
          </w:drawing>
        </mc:Choice>
        <mc:Fallback>
          <w:pict>
            <v:rect w14:anchorId="2DC1062A" id="Image72" o:spid="_x0000_s1102" style="position:absolute;margin-left:288.8pt;margin-top:768.15pt;width:18.9pt;height:17.25pt;z-index:-50331632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" filled="f" stroked="f">
              <v:textbox inset="0,0,0,0">
                <w:txbxContent>
                  <w:p w14:paraId="24D7E886"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19</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59" behindDoc="1" locked="0" layoutInCell="1" allowOverlap="1" wp14:anchorId="2D42DD00" wp14:editId="79251FFD">
              <wp:simplePos x="0" y="0"/>
              <wp:positionH relativeFrom="page">
                <wp:posOffset>3667760</wp:posOffset>
              </wp:positionH>
              <wp:positionV relativeFrom="page">
                <wp:posOffset>9755505</wp:posOffset>
              </wp:positionV>
              <wp:extent cx="240030" cy="219075"/>
              <wp:effectExtent l="0" t="0" r="0" b="0"/>
              <wp:wrapNone/>
              <wp:docPr id="236" name="Textbox 8_17"/>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17"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60" behindDoc="1" locked="0" layoutInCell="1" allowOverlap="1" wp14:anchorId="204928B2" wp14:editId="31AAEAD7">
              <wp:simplePos x="0" y="0"/>
              <wp:positionH relativeFrom="page">
                <wp:posOffset>1121410</wp:posOffset>
              </wp:positionH>
              <wp:positionV relativeFrom="page">
                <wp:posOffset>9826625</wp:posOffset>
              </wp:positionV>
              <wp:extent cx="786765" cy="123825"/>
              <wp:effectExtent l="0" t="0" r="0" b="0"/>
              <wp:wrapNone/>
              <wp:docPr id="237" name="Textbox 9_17"/>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17"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64" behindDoc="1" locked="0" layoutInCell="1" allowOverlap="1" wp14:anchorId="04FFFA19" wp14:editId="6B2A4933">
              <wp:simplePos x="0" y="0"/>
              <wp:positionH relativeFrom="page">
                <wp:posOffset>5085715</wp:posOffset>
              </wp:positionH>
              <wp:positionV relativeFrom="page">
                <wp:posOffset>9826625</wp:posOffset>
              </wp:positionV>
              <wp:extent cx="1355090" cy="212090"/>
              <wp:effectExtent l="0" t="0" r="0" b="0"/>
              <wp:wrapNone/>
              <wp:docPr id="238" name="Textbox 10_17"/>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17"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3B9C9"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8" behindDoc="1" locked="0" layoutInCell="1" allowOverlap="1" wp14:anchorId="6D675BA7" wp14:editId="31341592">
              <wp:simplePos x="0" y="0"/>
              <wp:positionH relativeFrom="page">
                <wp:posOffset>5085715</wp:posOffset>
              </wp:positionH>
              <wp:positionV relativeFrom="page">
                <wp:posOffset>9826625</wp:posOffset>
              </wp:positionV>
              <wp:extent cx="1355090" cy="212090"/>
              <wp:effectExtent l="0" t="0" r="0" b="0"/>
              <wp:wrapNone/>
              <wp:docPr id="18" name="Image2"/>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7FF70CFB"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6D675BA7" id="Image2" o:spid="_x0000_s1032" style="position:absolute;margin-left:400.45pt;margin-top:773.75pt;width:106.7pt;height:16.7pt;z-index:-5033164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" filled="f" stroked="f">
              <v:textbox inset="0,0,0,0">
                <w:txbxContent>
                  <w:p w14:paraId="7FF70CFB"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19" behindDoc="1" locked="0" layoutInCell="1" allowOverlap="1" wp14:anchorId="362C5E47" wp14:editId="5F299445">
              <wp:simplePos x="0" y="0"/>
              <wp:positionH relativeFrom="page">
                <wp:posOffset>1121410</wp:posOffset>
              </wp:positionH>
              <wp:positionV relativeFrom="page">
                <wp:posOffset>9826625</wp:posOffset>
              </wp:positionV>
              <wp:extent cx="786765" cy="123825"/>
              <wp:effectExtent l="0" t="0" r="0" b="0"/>
              <wp:wrapNone/>
              <wp:docPr id="20" name="Image3"/>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50DD79EC"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362C5E47" id="Image3" o:spid="_x0000_s1033" style="position:absolute;margin-left:88.3pt;margin-top:773.75pt;width:61.95pt;height:9.75pt;z-index:-50331646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" filled="f" stroked="f">
              <v:textbox inset="0,0,0,0">
                <w:txbxContent>
                  <w:p w14:paraId="50DD79EC"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20" behindDoc="1" locked="0" layoutInCell="1" allowOverlap="1" wp14:anchorId="592A0A09" wp14:editId="3CCFD57C">
              <wp:simplePos x="0" y="0"/>
              <wp:positionH relativeFrom="page">
                <wp:posOffset>3667760</wp:posOffset>
              </wp:positionH>
              <wp:positionV relativeFrom="page">
                <wp:posOffset>9755505</wp:posOffset>
              </wp:positionV>
              <wp:extent cx="240030" cy="219075"/>
              <wp:effectExtent l="0" t="0" r="0" b="0"/>
              <wp:wrapNone/>
              <wp:docPr id="22" name="Image4"/>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698006CA"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2</w:t>
                          </w:r>
                          <w:r>
                            <w:rPr>
                              <w:color w:val="000000"/>
                            </w:rPr>
                            <w:fldChar w:fldCharType="end"/>
                          </w:r>
                        </w:p>
                      </w:txbxContent>
                    </wps:txbx>
                    <wps:bodyPr lIns="0" tIns="0" rIns="0" bIns="0">
                      <a:noAutofit/>
                    </wps:bodyPr>
                  </wps:wsp>
                </a:graphicData>
              </a:graphic>
            </wp:anchor>
          </w:drawing>
        </mc:Choice>
        <mc:Fallback>
          <w:pict>
            <v:rect w14:anchorId="592A0A09" id="Image4" o:spid="_x0000_s1034" style="position:absolute;margin-left:288.8pt;margin-top:768.15pt;width:18.9pt;height:17.25pt;z-index:-5033164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" filled="f" stroked="f">
              <v:textbox inset="0,0,0,0">
                <w:txbxContent>
                  <w:p w14:paraId="698006CA"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2</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3" behindDoc="1" locked="0" layoutInCell="1" allowOverlap="1" wp14:anchorId="0C3DC433" wp14:editId="389C9D50">
              <wp:simplePos x="0" y="0"/>
              <wp:positionH relativeFrom="page">
                <wp:posOffset>3667760</wp:posOffset>
              </wp:positionH>
              <wp:positionV relativeFrom="page">
                <wp:posOffset>9755505</wp:posOffset>
              </wp:positionV>
              <wp:extent cx="240030" cy="219075"/>
              <wp:effectExtent l="0" t="0" r="0" b="0"/>
              <wp:wrapNone/>
              <wp:docPr id="24" name="Textbox 8_0"/>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0"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24" behindDoc="1" locked="0" layoutInCell="1" allowOverlap="1" wp14:anchorId="6B4BD629" wp14:editId="5763C367">
              <wp:simplePos x="0" y="0"/>
              <wp:positionH relativeFrom="page">
                <wp:posOffset>1121410</wp:posOffset>
              </wp:positionH>
              <wp:positionV relativeFrom="page">
                <wp:posOffset>9826625</wp:posOffset>
              </wp:positionV>
              <wp:extent cx="786765" cy="123825"/>
              <wp:effectExtent l="0" t="0" r="0" b="0"/>
              <wp:wrapNone/>
              <wp:docPr id="25" name="Textbox 9_0"/>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0"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28" behindDoc="1" locked="0" layoutInCell="1" allowOverlap="1" wp14:anchorId="294C1E76" wp14:editId="683958C0">
              <wp:simplePos x="0" y="0"/>
              <wp:positionH relativeFrom="page">
                <wp:posOffset>5085715</wp:posOffset>
              </wp:positionH>
              <wp:positionV relativeFrom="page">
                <wp:posOffset>9826625</wp:posOffset>
              </wp:positionV>
              <wp:extent cx="1355090" cy="212090"/>
              <wp:effectExtent l="0" t="0" r="0" b="0"/>
              <wp:wrapNone/>
              <wp:docPr id="26" name="Textbox 10_0"/>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0"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BFCED"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61" behindDoc="1" locked="0" layoutInCell="1" allowOverlap="1" wp14:anchorId="0ECCA5AB" wp14:editId="5BFC53BB">
              <wp:simplePos x="0" y="0"/>
              <wp:positionH relativeFrom="page">
                <wp:posOffset>5085715</wp:posOffset>
              </wp:positionH>
              <wp:positionV relativeFrom="page">
                <wp:posOffset>9826625</wp:posOffset>
              </wp:positionV>
              <wp:extent cx="1355090" cy="212090"/>
              <wp:effectExtent l="0" t="0" r="0" b="0"/>
              <wp:wrapNone/>
              <wp:docPr id="242" name="Image74"/>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2E5829A3"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0ECCA5AB" id="Image74" o:spid="_x0000_s1104" style="position:absolute;margin-left:400.45pt;margin-top:773.75pt;width:106.7pt;height:16.7pt;z-index:-50331631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" filled="f" stroked="f">
              <v:textbox inset="0,0,0,0">
                <w:txbxContent>
                  <w:p w14:paraId="2E5829A3"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162" behindDoc="1" locked="0" layoutInCell="1" allowOverlap="1" wp14:anchorId="7A251920" wp14:editId="7C41EBEA">
              <wp:simplePos x="0" y="0"/>
              <wp:positionH relativeFrom="page">
                <wp:posOffset>1121410</wp:posOffset>
              </wp:positionH>
              <wp:positionV relativeFrom="page">
                <wp:posOffset>9826625</wp:posOffset>
              </wp:positionV>
              <wp:extent cx="786765" cy="123825"/>
              <wp:effectExtent l="0" t="0" r="0" b="0"/>
              <wp:wrapNone/>
              <wp:docPr id="244" name="Image75"/>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0EA9DD65"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7A251920" id="Image75" o:spid="_x0000_s1105" style="position:absolute;margin-left:88.3pt;margin-top:773.75pt;width:61.95pt;height:9.75pt;z-index:-5033163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" filled="f" stroked="f">
              <v:textbox inset="0,0,0,0">
                <w:txbxContent>
                  <w:p w14:paraId="0EA9DD65"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163" behindDoc="1" locked="0" layoutInCell="1" allowOverlap="1" wp14:anchorId="080463A0" wp14:editId="2B6EAF18">
              <wp:simplePos x="0" y="0"/>
              <wp:positionH relativeFrom="page">
                <wp:posOffset>3667760</wp:posOffset>
              </wp:positionH>
              <wp:positionV relativeFrom="page">
                <wp:posOffset>9755505</wp:posOffset>
              </wp:positionV>
              <wp:extent cx="240030" cy="219075"/>
              <wp:effectExtent l="0" t="0" r="0" b="0"/>
              <wp:wrapNone/>
              <wp:docPr id="246" name="Image76"/>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63423463"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20</w:t>
                          </w:r>
                          <w:r>
                            <w:rPr>
                              <w:color w:val="000000"/>
                            </w:rPr>
                            <w:fldChar w:fldCharType="end"/>
                          </w:r>
                        </w:p>
                      </w:txbxContent>
                    </wps:txbx>
                    <wps:bodyPr lIns="0" tIns="0" rIns="0" bIns="0">
                      <a:noAutofit/>
                    </wps:bodyPr>
                  </wps:wsp>
                </a:graphicData>
              </a:graphic>
            </wp:anchor>
          </w:drawing>
        </mc:Choice>
        <mc:Fallback>
          <w:pict>
            <v:rect w14:anchorId="080463A0" id="Image76" o:spid="_x0000_s1106" style="position:absolute;margin-left:288.8pt;margin-top:768.15pt;width:18.9pt;height:17.25pt;z-index:-50331631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ABu5GUxgEAAPIDAAAOAAAA&#10;AAAAAAAAAAAAAC4CAABkcnMvZTJvRG9jLnhtbFBLAQItABQABgAIAAAAIQAVMx2R4wAAAA0BAAAP&#10;AAAAAAAAAAAAAAAAACAEAABkcnMvZG93bnJldi54bWxQSwUGAAAAAAQABADzAAAAMAUAAAAA&#10;" filled="f" stroked="f">
              <v:textbox inset="0,0,0,0">
                <w:txbxContent>
                  <w:p w14:paraId="63423463"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20</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69" behindDoc="1" locked="0" layoutInCell="1" allowOverlap="1" wp14:anchorId="503FE783" wp14:editId="3EA1647B">
              <wp:simplePos x="0" y="0"/>
              <wp:positionH relativeFrom="page">
                <wp:posOffset>3667760</wp:posOffset>
              </wp:positionH>
              <wp:positionV relativeFrom="page">
                <wp:posOffset>9755505</wp:posOffset>
              </wp:positionV>
              <wp:extent cx="240030" cy="219075"/>
              <wp:effectExtent l="0" t="0" r="0" b="0"/>
              <wp:wrapNone/>
              <wp:docPr id="248" name="Textbox 8_18"/>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18"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70" behindDoc="1" locked="0" layoutInCell="1" allowOverlap="1" wp14:anchorId="50989EFF" wp14:editId="0A186E16">
              <wp:simplePos x="0" y="0"/>
              <wp:positionH relativeFrom="page">
                <wp:posOffset>1121410</wp:posOffset>
              </wp:positionH>
              <wp:positionV relativeFrom="page">
                <wp:posOffset>9826625</wp:posOffset>
              </wp:positionV>
              <wp:extent cx="786765" cy="123825"/>
              <wp:effectExtent l="0" t="0" r="0" b="0"/>
              <wp:wrapNone/>
              <wp:docPr id="249" name="Textbox 9_18"/>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18"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81" behindDoc="1" locked="0" layoutInCell="1" allowOverlap="1" wp14:anchorId="6644067A" wp14:editId="5AB950E8">
              <wp:simplePos x="0" y="0"/>
              <wp:positionH relativeFrom="page">
                <wp:posOffset>5085715</wp:posOffset>
              </wp:positionH>
              <wp:positionV relativeFrom="page">
                <wp:posOffset>9826625</wp:posOffset>
              </wp:positionV>
              <wp:extent cx="1355090" cy="212090"/>
              <wp:effectExtent l="0" t="0" r="0" b="0"/>
              <wp:wrapNone/>
              <wp:docPr id="250" name="Textbox 10_18"/>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18"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E5128"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73" behindDoc="1" locked="0" layoutInCell="1" allowOverlap="1" wp14:anchorId="2AA5E407" wp14:editId="3929B955">
              <wp:simplePos x="0" y="0"/>
              <wp:positionH relativeFrom="page">
                <wp:posOffset>5085715</wp:posOffset>
              </wp:positionH>
              <wp:positionV relativeFrom="page">
                <wp:posOffset>9826625</wp:posOffset>
              </wp:positionV>
              <wp:extent cx="1355090" cy="212090"/>
              <wp:effectExtent l="0" t="0" r="0" b="0"/>
              <wp:wrapNone/>
              <wp:docPr id="255" name="Image78"/>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5341C6E2"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2AA5E407" id="Image78" o:spid="_x0000_s1108" style="position:absolute;margin-left:400.45pt;margin-top:773.75pt;width:106.7pt;height:16.7pt;z-index:-50331630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" filled="f" stroked="f">
              <v:textbox inset="0,0,0,0">
                <w:txbxContent>
                  <w:p w14:paraId="5341C6E2"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177" behindDoc="1" locked="0" layoutInCell="1" allowOverlap="1" wp14:anchorId="10B7D516" wp14:editId="77767359">
              <wp:simplePos x="0" y="0"/>
              <wp:positionH relativeFrom="page">
                <wp:posOffset>1121410</wp:posOffset>
              </wp:positionH>
              <wp:positionV relativeFrom="page">
                <wp:posOffset>9826625</wp:posOffset>
              </wp:positionV>
              <wp:extent cx="786765" cy="123825"/>
              <wp:effectExtent l="0" t="0" r="0" b="0"/>
              <wp:wrapNone/>
              <wp:docPr id="257" name="Image79"/>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10BBB085"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10B7D516" id="Image79" o:spid="_x0000_s1109" style="position:absolute;margin-left:88.3pt;margin-top:773.75pt;width:61.95pt;height:9.75pt;z-index:-50331630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" filled="f" stroked="f">
              <v:textbox inset="0,0,0,0">
                <w:txbxContent>
                  <w:p w14:paraId="10BBB085"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180" behindDoc="1" locked="0" layoutInCell="1" allowOverlap="1" wp14:anchorId="16340CAE" wp14:editId="65D71FB0">
              <wp:simplePos x="0" y="0"/>
              <wp:positionH relativeFrom="page">
                <wp:posOffset>3667760</wp:posOffset>
              </wp:positionH>
              <wp:positionV relativeFrom="page">
                <wp:posOffset>9755505</wp:posOffset>
              </wp:positionV>
              <wp:extent cx="240030" cy="219075"/>
              <wp:effectExtent l="0" t="0" r="0" b="0"/>
              <wp:wrapNone/>
              <wp:docPr id="259" name="Image80"/>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553B47C2"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23</w:t>
                          </w:r>
                          <w:r>
                            <w:rPr>
                              <w:color w:val="000000"/>
                            </w:rPr>
                            <w:fldChar w:fldCharType="end"/>
                          </w:r>
                        </w:p>
                      </w:txbxContent>
                    </wps:txbx>
                    <wps:bodyPr lIns="0" tIns="0" rIns="0" bIns="0">
                      <a:noAutofit/>
                    </wps:bodyPr>
                  </wps:wsp>
                </a:graphicData>
              </a:graphic>
            </wp:anchor>
          </w:drawing>
        </mc:Choice>
        <mc:Fallback>
          <w:pict>
            <v:rect w14:anchorId="16340CAE" id="Image80" o:spid="_x0000_s1110" style="position:absolute;margin-left:288.8pt;margin-top:768.15pt;width:18.9pt;height:17.25pt;z-index:-5033163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CJcLaMxgEAAPIDAAAOAAAA&#10;AAAAAAAAAAAAAC4CAABkcnMvZTJvRG9jLnhtbFBLAQItABQABgAIAAAAIQAVMx2R4wAAAA0BAAAP&#10;AAAAAAAAAAAAAAAAACAEAABkcnMvZG93bnJldi54bWxQSwUGAAAAAAQABADzAAAAMAUAAAAA&#10;" filled="f" stroked="f">
              <v:textbox inset="0,0,0,0">
                <w:txbxContent>
                  <w:p w14:paraId="553B47C2"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23</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190" behindDoc="1" locked="0" layoutInCell="1" allowOverlap="1" wp14:anchorId="08E790C9" wp14:editId="36AA2D70">
              <wp:simplePos x="0" y="0"/>
              <wp:positionH relativeFrom="page">
                <wp:posOffset>3667760</wp:posOffset>
              </wp:positionH>
              <wp:positionV relativeFrom="page">
                <wp:posOffset>9755505</wp:posOffset>
              </wp:positionV>
              <wp:extent cx="240030" cy="219075"/>
              <wp:effectExtent l="0" t="0" r="0" b="0"/>
              <wp:wrapNone/>
              <wp:docPr id="261" name="Textbox 8_19"/>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19"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193" behindDoc="1" locked="0" layoutInCell="1" allowOverlap="1" wp14:anchorId="399DE0ED" wp14:editId="78CAC99F">
              <wp:simplePos x="0" y="0"/>
              <wp:positionH relativeFrom="page">
                <wp:posOffset>1121410</wp:posOffset>
              </wp:positionH>
              <wp:positionV relativeFrom="page">
                <wp:posOffset>9826625</wp:posOffset>
              </wp:positionV>
              <wp:extent cx="786765" cy="123825"/>
              <wp:effectExtent l="0" t="0" r="0" b="0"/>
              <wp:wrapNone/>
              <wp:docPr id="262" name="Textbox 9_19"/>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19"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215" behindDoc="1" locked="0" layoutInCell="1" allowOverlap="1" wp14:anchorId="16A5DDB0" wp14:editId="74366567">
              <wp:simplePos x="0" y="0"/>
              <wp:positionH relativeFrom="page">
                <wp:posOffset>5085715</wp:posOffset>
              </wp:positionH>
              <wp:positionV relativeFrom="page">
                <wp:posOffset>9826625</wp:posOffset>
              </wp:positionV>
              <wp:extent cx="1355090" cy="212090"/>
              <wp:effectExtent l="0" t="0" r="0" b="0"/>
              <wp:wrapNone/>
              <wp:docPr id="263" name="Textbox 10_19"/>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19"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CF45D"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94" behindDoc="1" locked="0" layoutInCell="1" allowOverlap="1" wp14:anchorId="1027180F" wp14:editId="46D2C3A7">
              <wp:simplePos x="0" y="0"/>
              <wp:positionH relativeFrom="page">
                <wp:posOffset>5085715</wp:posOffset>
              </wp:positionH>
              <wp:positionV relativeFrom="page">
                <wp:posOffset>9826625</wp:posOffset>
              </wp:positionV>
              <wp:extent cx="1355090" cy="212090"/>
              <wp:effectExtent l="0" t="0" r="0" b="0"/>
              <wp:wrapNone/>
              <wp:docPr id="267" name="Image82"/>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50BF0CDD"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1027180F" id="Image82" o:spid="_x0000_s1112" style="position:absolute;margin-left:400.45pt;margin-top:773.75pt;width:106.7pt;height:16.7pt;z-index:-5033162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" filled="f" stroked="f">
              <v:textbox inset="0,0,0,0">
                <w:txbxContent>
                  <w:p w14:paraId="50BF0CDD"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203" behindDoc="1" locked="0" layoutInCell="1" allowOverlap="1" wp14:anchorId="1EA8AD18" wp14:editId="480539E0">
              <wp:simplePos x="0" y="0"/>
              <wp:positionH relativeFrom="page">
                <wp:posOffset>1121410</wp:posOffset>
              </wp:positionH>
              <wp:positionV relativeFrom="page">
                <wp:posOffset>9826625</wp:posOffset>
              </wp:positionV>
              <wp:extent cx="786765" cy="123825"/>
              <wp:effectExtent l="0" t="0" r="0" b="0"/>
              <wp:wrapNone/>
              <wp:docPr id="269" name="Image83"/>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35038F31"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1EA8AD18" id="Image83" o:spid="_x0000_s1113" style="position:absolute;margin-left:88.3pt;margin-top:773.75pt;width:61.95pt;height:9.75pt;z-index:-50331627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" filled="f" stroked="f">
              <v:textbox inset="0,0,0,0">
                <w:txbxContent>
                  <w:p w14:paraId="35038F31"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205" behindDoc="1" locked="0" layoutInCell="1" allowOverlap="1" wp14:anchorId="0B8A1D25" wp14:editId="4C8CD4F4">
              <wp:simplePos x="0" y="0"/>
              <wp:positionH relativeFrom="page">
                <wp:posOffset>3667760</wp:posOffset>
              </wp:positionH>
              <wp:positionV relativeFrom="page">
                <wp:posOffset>9755505</wp:posOffset>
              </wp:positionV>
              <wp:extent cx="240030" cy="219075"/>
              <wp:effectExtent l="0" t="0" r="0" b="0"/>
              <wp:wrapNone/>
              <wp:docPr id="271" name="Image84"/>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61D4BC9C"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txbxContent>
                    </wps:txbx>
                    <wps:bodyPr lIns="0" tIns="0" rIns="0" bIns="0">
                      <a:noAutofit/>
                    </wps:bodyPr>
                  </wps:wsp>
                </a:graphicData>
              </a:graphic>
            </wp:anchor>
          </w:drawing>
        </mc:Choice>
        <mc:Fallback>
          <w:pict>
            <v:rect w14:anchorId="0B8A1D25" id="Image84" o:spid="_x0000_s1114" style="position:absolute;margin-left:288.8pt;margin-top:768.15pt;width:18.9pt;height:17.25pt;z-index:-50331627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CInlKixgEAAPIDAAAOAAAA&#10;AAAAAAAAAAAAAC4CAABkcnMvZTJvRG9jLnhtbFBLAQItABQABgAIAAAAIQAVMx2R4wAAAA0BAAAP&#10;AAAAAAAAAAAAAAAAACAEAABkcnMvZG93bnJldi54bWxQSwUGAAAAAAQABADzAAAAMAUAAAAA&#10;" filled="f" stroked="f">
              <v:textbox inset="0,0,0,0">
                <w:txbxContent>
                  <w:p w14:paraId="61D4BC9C"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218" behindDoc="1" locked="0" layoutInCell="1" allowOverlap="1" wp14:anchorId="51D27D8A" wp14:editId="1326FC5D">
              <wp:simplePos x="0" y="0"/>
              <wp:positionH relativeFrom="page">
                <wp:posOffset>3667760</wp:posOffset>
              </wp:positionH>
              <wp:positionV relativeFrom="page">
                <wp:posOffset>9755505</wp:posOffset>
              </wp:positionV>
              <wp:extent cx="240030" cy="219075"/>
              <wp:effectExtent l="0" t="0" r="0" b="0"/>
              <wp:wrapNone/>
              <wp:docPr id="273" name="Textbox 8_20"/>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20"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219" behindDoc="1" locked="0" layoutInCell="1" allowOverlap="1" wp14:anchorId="59AC3E78" wp14:editId="3FE574C2">
              <wp:simplePos x="0" y="0"/>
              <wp:positionH relativeFrom="page">
                <wp:posOffset>1121410</wp:posOffset>
              </wp:positionH>
              <wp:positionV relativeFrom="page">
                <wp:posOffset>9826625</wp:posOffset>
              </wp:positionV>
              <wp:extent cx="786765" cy="123825"/>
              <wp:effectExtent l="0" t="0" r="0" b="0"/>
              <wp:wrapNone/>
              <wp:docPr id="274" name="Textbox 9_20"/>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20"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221" behindDoc="1" locked="0" layoutInCell="1" allowOverlap="1" wp14:anchorId="60BD1748" wp14:editId="51331912">
              <wp:simplePos x="0" y="0"/>
              <wp:positionH relativeFrom="page">
                <wp:posOffset>5085715</wp:posOffset>
              </wp:positionH>
              <wp:positionV relativeFrom="page">
                <wp:posOffset>9826625</wp:posOffset>
              </wp:positionV>
              <wp:extent cx="1355090" cy="212090"/>
              <wp:effectExtent l="0" t="0" r="0" b="0"/>
              <wp:wrapNone/>
              <wp:docPr id="275" name="Textbox 10_20"/>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20"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CD488"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25" behindDoc="1" locked="0" layoutInCell="1" allowOverlap="1" wp14:anchorId="5ED2AADA" wp14:editId="52F1648E">
              <wp:simplePos x="0" y="0"/>
              <wp:positionH relativeFrom="page">
                <wp:posOffset>5085715</wp:posOffset>
              </wp:positionH>
              <wp:positionV relativeFrom="page">
                <wp:posOffset>9826625</wp:posOffset>
              </wp:positionV>
              <wp:extent cx="1355090" cy="212090"/>
              <wp:effectExtent l="0" t="0" r="0" b="0"/>
              <wp:wrapNone/>
              <wp:docPr id="31" name="Image6"/>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00F33EC9"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5ED2AADA" id="Image6" o:spid="_x0000_s1036" style="position:absolute;margin-left:400.45pt;margin-top:773.75pt;width:106.7pt;height:16.7pt;z-index:-50331645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" filled="f" stroked="f">
              <v:textbox inset="0,0,0,0">
                <w:txbxContent>
                  <w:p w14:paraId="00F33EC9"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26" behindDoc="1" locked="0" layoutInCell="1" allowOverlap="1" wp14:anchorId="11AB82FD" wp14:editId="7BCCF0DC">
              <wp:simplePos x="0" y="0"/>
              <wp:positionH relativeFrom="page">
                <wp:posOffset>1121410</wp:posOffset>
              </wp:positionH>
              <wp:positionV relativeFrom="page">
                <wp:posOffset>9826625</wp:posOffset>
              </wp:positionV>
              <wp:extent cx="786765" cy="123825"/>
              <wp:effectExtent l="0" t="0" r="0" b="0"/>
              <wp:wrapNone/>
              <wp:docPr id="33" name="Image7"/>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6CDAB7F1"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11AB82FD" id="Image7" o:spid="_x0000_s1037" style="position:absolute;margin-left:88.3pt;margin-top:773.75pt;width:61.95pt;height:9.75pt;z-index:-5033164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" filled="f" stroked="f">
              <v:textbox inset="0,0,0,0">
                <w:txbxContent>
                  <w:p w14:paraId="6CDAB7F1"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27" behindDoc="1" locked="0" layoutInCell="1" allowOverlap="1" wp14:anchorId="004116AC" wp14:editId="5C0F6394">
              <wp:simplePos x="0" y="0"/>
              <wp:positionH relativeFrom="page">
                <wp:posOffset>3667760</wp:posOffset>
              </wp:positionH>
              <wp:positionV relativeFrom="page">
                <wp:posOffset>9755505</wp:posOffset>
              </wp:positionV>
              <wp:extent cx="240030" cy="219075"/>
              <wp:effectExtent l="0" t="0" r="0" b="0"/>
              <wp:wrapNone/>
              <wp:docPr id="35" name="Image8"/>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3F0312E5"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3</w:t>
                          </w:r>
                          <w:r>
                            <w:rPr>
                              <w:color w:val="000000"/>
                            </w:rPr>
                            <w:fldChar w:fldCharType="end"/>
                          </w:r>
                        </w:p>
                      </w:txbxContent>
                    </wps:txbx>
                    <wps:bodyPr lIns="0" tIns="0" rIns="0" bIns="0">
                      <a:noAutofit/>
                    </wps:bodyPr>
                  </wps:wsp>
                </a:graphicData>
              </a:graphic>
            </wp:anchor>
          </w:drawing>
        </mc:Choice>
        <mc:Fallback>
          <w:pict>
            <v:rect w14:anchorId="004116AC" id="Image8" o:spid="_x0000_s1038" style="position:absolute;margin-left:288.8pt;margin-top:768.15pt;width:18.9pt;height:17.25pt;z-index:-50331645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BHWeWFxgEAAPIDAAAOAAAA&#10;AAAAAAAAAAAAAC4CAABkcnMvZTJvRG9jLnhtbFBLAQItABQABgAIAAAAIQAVMx2R4wAAAA0BAAAP&#10;AAAAAAAAAAAAAAAAACAEAABkcnMvZG93bnJldi54bWxQSwUGAAAAAAQABADzAAAAMAUAAAAA&#10;" filled="f" stroked="f">
              <v:textbox inset="0,0,0,0">
                <w:txbxContent>
                  <w:p w14:paraId="3F0312E5"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3</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31" behindDoc="1" locked="0" layoutInCell="1" allowOverlap="1" wp14:anchorId="556C0D37" wp14:editId="2D43E726">
              <wp:simplePos x="0" y="0"/>
              <wp:positionH relativeFrom="page">
                <wp:posOffset>3667760</wp:posOffset>
              </wp:positionH>
              <wp:positionV relativeFrom="page">
                <wp:posOffset>9755505</wp:posOffset>
              </wp:positionV>
              <wp:extent cx="240030" cy="219075"/>
              <wp:effectExtent l="0" t="0" r="0" b="0"/>
              <wp:wrapNone/>
              <wp:docPr id="37" name="Textbox 8_1"/>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1"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32" behindDoc="1" locked="0" layoutInCell="1" allowOverlap="1" wp14:anchorId="2107736D" wp14:editId="35E3CF2D">
              <wp:simplePos x="0" y="0"/>
              <wp:positionH relativeFrom="page">
                <wp:posOffset>1121410</wp:posOffset>
              </wp:positionH>
              <wp:positionV relativeFrom="page">
                <wp:posOffset>9826625</wp:posOffset>
              </wp:positionV>
              <wp:extent cx="786765" cy="123825"/>
              <wp:effectExtent l="0" t="0" r="0" b="0"/>
              <wp:wrapNone/>
              <wp:docPr id="38" name="Textbox 9_1"/>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1"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36" behindDoc="1" locked="0" layoutInCell="1" allowOverlap="1" wp14:anchorId="7F8FBC1F" wp14:editId="4830FC1B">
              <wp:simplePos x="0" y="0"/>
              <wp:positionH relativeFrom="page">
                <wp:posOffset>5085715</wp:posOffset>
              </wp:positionH>
              <wp:positionV relativeFrom="page">
                <wp:posOffset>9826625</wp:posOffset>
              </wp:positionV>
              <wp:extent cx="1355090" cy="212090"/>
              <wp:effectExtent l="0" t="0" r="0" b="0"/>
              <wp:wrapNone/>
              <wp:docPr id="39" name="Textbox 10_1"/>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1"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E00B48"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33" behindDoc="1" locked="0" layoutInCell="1" allowOverlap="1" wp14:anchorId="293AD842" wp14:editId="518725B5">
              <wp:simplePos x="0" y="0"/>
              <wp:positionH relativeFrom="page">
                <wp:posOffset>5085715</wp:posOffset>
              </wp:positionH>
              <wp:positionV relativeFrom="page">
                <wp:posOffset>9826625</wp:posOffset>
              </wp:positionV>
              <wp:extent cx="1355090" cy="212090"/>
              <wp:effectExtent l="0" t="0" r="0" b="0"/>
              <wp:wrapNone/>
              <wp:docPr id="43" name="Image10"/>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5CB6FA82"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293AD842" id="Image10" o:spid="_x0000_s1040" style="position:absolute;margin-left:400.45pt;margin-top:773.75pt;width:106.7pt;height:16.7pt;z-index:-50331644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" filled="f" stroked="f">
              <v:textbox inset="0,0,0,0">
                <w:txbxContent>
                  <w:p w14:paraId="5CB6FA82"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34" behindDoc="1" locked="0" layoutInCell="1" allowOverlap="1" wp14:anchorId="48BE6067" wp14:editId="4A852C7B">
              <wp:simplePos x="0" y="0"/>
              <wp:positionH relativeFrom="page">
                <wp:posOffset>1121410</wp:posOffset>
              </wp:positionH>
              <wp:positionV relativeFrom="page">
                <wp:posOffset>9826625</wp:posOffset>
              </wp:positionV>
              <wp:extent cx="786765" cy="123825"/>
              <wp:effectExtent l="0" t="0" r="0" b="0"/>
              <wp:wrapNone/>
              <wp:docPr id="45" name="Image11"/>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29DF51E7"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48BE6067" id="Image11" o:spid="_x0000_s1041" style="position:absolute;margin-left:88.3pt;margin-top:773.75pt;width:61.95pt;height:9.75pt;z-index:-5033164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" filled="f" stroked="f">
              <v:textbox inset="0,0,0,0">
                <w:txbxContent>
                  <w:p w14:paraId="29DF51E7"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35" behindDoc="1" locked="0" layoutInCell="1" allowOverlap="1" wp14:anchorId="72083516" wp14:editId="3FE974FE">
              <wp:simplePos x="0" y="0"/>
              <wp:positionH relativeFrom="page">
                <wp:posOffset>3667760</wp:posOffset>
              </wp:positionH>
              <wp:positionV relativeFrom="page">
                <wp:posOffset>9755505</wp:posOffset>
              </wp:positionV>
              <wp:extent cx="240030" cy="219075"/>
              <wp:effectExtent l="0" t="0" r="0" b="0"/>
              <wp:wrapNone/>
              <wp:docPr id="47" name="Image12"/>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326158BD"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4</w:t>
                          </w:r>
                          <w:r>
                            <w:rPr>
                              <w:color w:val="000000"/>
                            </w:rPr>
                            <w:fldChar w:fldCharType="end"/>
                          </w:r>
                        </w:p>
                      </w:txbxContent>
                    </wps:txbx>
                    <wps:bodyPr lIns="0" tIns="0" rIns="0" bIns="0">
                      <a:noAutofit/>
                    </wps:bodyPr>
                  </wps:wsp>
                </a:graphicData>
              </a:graphic>
            </wp:anchor>
          </w:drawing>
        </mc:Choice>
        <mc:Fallback>
          <w:pict>
            <v:rect w14:anchorId="72083516" id="Image12" o:spid="_x0000_s1042" style="position:absolute;margin-left:288.8pt;margin-top:768.15pt;width:18.9pt;height:17.25pt;z-index:-50331644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BGtwGrxgEAAPIDAAAOAAAA&#10;AAAAAAAAAAAAAC4CAABkcnMvZTJvRG9jLnhtbFBLAQItABQABgAIAAAAIQAVMx2R4wAAAA0BAAAP&#10;AAAAAAAAAAAAAAAAACAEAABkcnMvZG93bnJldi54bWxQSwUGAAAAAAQABADzAAAAMAUAAAAA&#10;" filled="f" stroked="f">
              <v:textbox inset="0,0,0,0">
                <w:txbxContent>
                  <w:p w14:paraId="326158BD"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4</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39" behindDoc="1" locked="0" layoutInCell="1" allowOverlap="1" wp14:anchorId="7A3A129B" wp14:editId="20E8B873">
              <wp:simplePos x="0" y="0"/>
              <wp:positionH relativeFrom="page">
                <wp:posOffset>3667760</wp:posOffset>
              </wp:positionH>
              <wp:positionV relativeFrom="page">
                <wp:posOffset>9755505</wp:posOffset>
              </wp:positionV>
              <wp:extent cx="240030" cy="219075"/>
              <wp:effectExtent l="0" t="0" r="0" b="0"/>
              <wp:wrapNone/>
              <wp:docPr id="49" name="Textbox 8_2"/>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2"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40" behindDoc="1" locked="0" layoutInCell="1" allowOverlap="1" wp14:anchorId="1AF8DC3C" wp14:editId="5825B613">
              <wp:simplePos x="0" y="0"/>
              <wp:positionH relativeFrom="page">
                <wp:posOffset>1121410</wp:posOffset>
              </wp:positionH>
              <wp:positionV relativeFrom="page">
                <wp:posOffset>9826625</wp:posOffset>
              </wp:positionV>
              <wp:extent cx="786765" cy="123825"/>
              <wp:effectExtent l="0" t="0" r="0" b="0"/>
              <wp:wrapNone/>
              <wp:docPr id="50" name="Textbox 9_2"/>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2"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44" behindDoc="1" locked="0" layoutInCell="1" allowOverlap="1" wp14:anchorId="39C6CD4C" wp14:editId="1ABEA0A6">
              <wp:simplePos x="0" y="0"/>
              <wp:positionH relativeFrom="page">
                <wp:posOffset>5085715</wp:posOffset>
              </wp:positionH>
              <wp:positionV relativeFrom="page">
                <wp:posOffset>9826625</wp:posOffset>
              </wp:positionV>
              <wp:extent cx="1355090" cy="212090"/>
              <wp:effectExtent l="0" t="0" r="0" b="0"/>
              <wp:wrapNone/>
              <wp:docPr id="51" name="Textbox 10_2"/>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2"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B21A4"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41" behindDoc="1" locked="0" layoutInCell="1" allowOverlap="1" wp14:anchorId="16D343B3" wp14:editId="41D8DC9B">
              <wp:simplePos x="0" y="0"/>
              <wp:positionH relativeFrom="page">
                <wp:posOffset>5085715</wp:posOffset>
              </wp:positionH>
              <wp:positionV relativeFrom="page">
                <wp:posOffset>9826625</wp:posOffset>
              </wp:positionV>
              <wp:extent cx="1355090" cy="212090"/>
              <wp:effectExtent l="0" t="0" r="0" b="0"/>
              <wp:wrapNone/>
              <wp:docPr id="55" name="Image14"/>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6BA9F896"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16D343B3" id="Image14" o:spid="_x0000_s1044" style="position:absolute;margin-left:400.45pt;margin-top:773.75pt;width:106.7pt;height:16.7pt;z-index:-5033164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" filled="f" stroked="f">
              <v:textbox inset="0,0,0,0">
                <w:txbxContent>
                  <w:p w14:paraId="6BA9F896"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42" behindDoc="1" locked="0" layoutInCell="1" allowOverlap="1" wp14:anchorId="3793F116" wp14:editId="4194BD79">
              <wp:simplePos x="0" y="0"/>
              <wp:positionH relativeFrom="page">
                <wp:posOffset>1121410</wp:posOffset>
              </wp:positionH>
              <wp:positionV relativeFrom="page">
                <wp:posOffset>9826625</wp:posOffset>
              </wp:positionV>
              <wp:extent cx="786765" cy="123825"/>
              <wp:effectExtent l="0" t="0" r="0" b="0"/>
              <wp:wrapNone/>
              <wp:docPr id="57" name="Image15"/>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45F21C96"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3793F116" id="Image15" o:spid="_x0000_s1045" style="position:absolute;margin-left:88.3pt;margin-top:773.75pt;width:61.95pt;height:9.75pt;z-index:-5033164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" filled="f" stroked="f">
              <v:textbox inset="0,0,0,0">
                <w:txbxContent>
                  <w:p w14:paraId="45F21C96"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43" behindDoc="1" locked="0" layoutInCell="1" allowOverlap="1" wp14:anchorId="023594B1" wp14:editId="5C95F396">
              <wp:simplePos x="0" y="0"/>
              <wp:positionH relativeFrom="page">
                <wp:posOffset>3667760</wp:posOffset>
              </wp:positionH>
              <wp:positionV relativeFrom="page">
                <wp:posOffset>9755505</wp:posOffset>
              </wp:positionV>
              <wp:extent cx="240030" cy="219075"/>
              <wp:effectExtent l="0" t="0" r="0" b="0"/>
              <wp:wrapNone/>
              <wp:docPr id="59" name="Image16"/>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42C39335"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5</w:t>
                          </w:r>
                          <w:r>
                            <w:rPr>
                              <w:color w:val="000000"/>
                            </w:rPr>
                            <w:fldChar w:fldCharType="end"/>
                          </w:r>
                        </w:p>
                      </w:txbxContent>
                    </wps:txbx>
                    <wps:bodyPr lIns="0" tIns="0" rIns="0" bIns="0">
                      <a:noAutofit/>
                    </wps:bodyPr>
                  </wps:wsp>
                </a:graphicData>
              </a:graphic>
            </wp:anchor>
          </w:drawing>
        </mc:Choice>
        <mc:Fallback>
          <w:pict>
            <v:rect w14:anchorId="023594B1" id="Image16" o:spid="_x0000_s1046" style="position:absolute;margin-left:288.8pt;margin-top:768.15pt;width:18.9pt;height:17.25pt;z-index:-5033164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BFhSzYxgEAAPIDAAAOAAAA&#10;AAAAAAAAAAAAAC4CAABkcnMvZTJvRG9jLnhtbFBLAQItABQABgAIAAAAIQAVMx2R4wAAAA0BAAAP&#10;AAAAAAAAAAAAAAAAACAEAABkcnMvZG93bnJldi54bWxQSwUGAAAAAAQABADzAAAAMAUAAAAA&#10;" filled="f" stroked="f">
              <v:textbox inset="0,0,0,0">
                <w:txbxContent>
                  <w:p w14:paraId="42C39335"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5</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47" behindDoc="1" locked="0" layoutInCell="1" allowOverlap="1" wp14:anchorId="7FAE9E8D" wp14:editId="69058EFE">
              <wp:simplePos x="0" y="0"/>
              <wp:positionH relativeFrom="page">
                <wp:posOffset>3667760</wp:posOffset>
              </wp:positionH>
              <wp:positionV relativeFrom="page">
                <wp:posOffset>9755505</wp:posOffset>
              </wp:positionV>
              <wp:extent cx="240030" cy="219075"/>
              <wp:effectExtent l="0" t="0" r="0" b="0"/>
              <wp:wrapNone/>
              <wp:docPr id="61" name="Textbox 8_3"/>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3"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48" behindDoc="1" locked="0" layoutInCell="1" allowOverlap="1" wp14:anchorId="154B8536" wp14:editId="0D42216B">
              <wp:simplePos x="0" y="0"/>
              <wp:positionH relativeFrom="page">
                <wp:posOffset>1121410</wp:posOffset>
              </wp:positionH>
              <wp:positionV relativeFrom="page">
                <wp:posOffset>9826625</wp:posOffset>
              </wp:positionV>
              <wp:extent cx="786765" cy="123825"/>
              <wp:effectExtent l="0" t="0" r="0" b="0"/>
              <wp:wrapNone/>
              <wp:docPr id="62" name="Textbox 9_3"/>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3"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52" behindDoc="1" locked="0" layoutInCell="1" allowOverlap="1" wp14:anchorId="3D08AD35" wp14:editId="10E9B1F5">
              <wp:simplePos x="0" y="0"/>
              <wp:positionH relativeFrom="page">
                <wp:posOffset>5085715</wp:posOffset>
              </wp:positionH>
              <wp:positionV relativeFrom="page">
                <wp:posOffset>9826625</wp:posOffset>
              </wp:positionV>
              <wp:extent cx="1355090" cy="212090"/>
              <wp:effectExtent l="0" t="0" r="0" b="0"/>
              <wp:wrapNone/>
              <wp:docPr id="63" name="Textbox 10_3"/>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3"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942D68"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49" behindDoc="1" locked="0" layoutInCell="1" allowOverlap="1" wp14:anchorId="68EDACD8" wp14:editId="010CCB51">
              <wp:simplePos x="0" y="0"/>
              <wp:positionH relativeFrom="page">
                <wp:posOffset>5085715</wp:posOffset>
              </wp:positionH>
              <wp:positionV relativeFrom="page">
                <wp:posOffset>9826625</wp:posOffset>
              </wp:positionV>
              <wp:extent cx="1355090" cy="212090"/>
              <wp:effectExtent l="0" t="0" r="0" b="0"/>
              <wp:wrapNone/>
              <wp:docPr id="67" name="Image18"/>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45616779"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68EDACD8" id="Image18" o:spid="_x0000_s1048" style="position:absolute;margin-left:400.45pt;margin-top:773.75pt;width:106.7pt;height:16.7pt;z-index:-50331643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" filled="f" stroked="f">
              <v:textbox inset="0,0,0,0">
                <w:txbxContent>
                  <w:p w14:paraId="45616779"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50" behindDoc="1" locked="0" layoutInCell="1" allowOverlap="1" wp14:anchorId="62E084AB" wp14:editId="5A4E6E56">
              <wp:simplePos x="0" y="0"/>
              <wp:positionH relativeFrom="page">
                <wp:posOffset>1121410</wp:posOffset>
              </wp:positionH>
              <wp:positionV relativeFrom="page">
                <wp:posOffset>9826625</wp:posOffset>
              </wp:positionV>
              <wp:extent cx="786765" cy="123825"/>
              <wp:effectExtent l="0" t="0" r="0" b="0"/>
              <wp:wrapNone/>
              <wp:docPr id="69" name="Image19"/>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494A9C42"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62E084AB" id="Image19" o:spid="_x0000_s1049" style="position:absolute;margin-left:88.3pt;margin-top:773.75pt;width:61.95pt;height:9.75pt;z-index:-5033164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" filled="f" stroked="f">
              <v:textbox inset="0,0,0,0">
                <w:txbxContent>
                  <w:p w14:paraId="494A9C42"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51" behindDoc="1" locked="0" layoutInCell="1" allowOverlap="1" wp14:anchorId="0DEBB2DC" wp14:editId="26395EB1">
              <wp:simplePos x="0" y="0"/>
              <wp:positionH relativeFrom="page">
                <wp:posOffset>3667760</wp:posOffset>
              </wp:positionH>
              <wp:positionV relativeFrom="page">
                <wp:posOffset>9755505</wp:posOffset>
              </wp:positionV>
              <wp:extent cx="240030" cy="219075"/>
              <wp:effectExtent l="0" t="0" r="0" b="0"/>
              <wp:wrapNone/>
              <wp:docPr id="71" name="Image20"/>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55743D29"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6</w:t>
                          </w:r>
                          <w:r>
                            <w:rPr>
                              <w:color w:val="000000"/>
                            </w:rPr>
                            <w:fldChar w:fldCharType="end"/>
                          </w:r>
                        </w:p>
                      </w:txbxContent>
                    </wps:txbx>
                    <wps:bodyPr lIns="0" tIns="0" rIns="0" bIns="0">
                      <a:noAutofit/>
                    </wps:bodyPr>
                  </wps:wsp>
                </a:graphicData>
              </a:graphic>
            </wp:anchor>
          </w:drawing>
        </mc:Choice>
        <mc:Fallback>
          <w:pict>
            <v:rect w14:anchorId="0DEBB2DC" id="Image20" o:spid="_x0000_s1050" style="position:absolute;margin-left:288.8pt;margin-top:768.15pt;width:18.9pt;height:17.25pt;z-index:-50331642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" filled="f" stroked="f">
              <v:textbox inset="0,0,0,0">
                <w:txbxContent>
                  <w:p w14:paraId="55743D29"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6</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55" behindDoc="1" locked="0" layoutInCell="1" allowOverlap="1" wp14:anchorId="01F26BB2" wp14:editId="4C1A3267">
              <wp:simplePos x="0" y="0"/>
              <wp:positionH relativeFrom="page">
                <wp:posOffset>3667760</wp:posOffset>
              </wp:positionH>
              <wp:positionV relativeFrom="page">
                <wp:posOffset>9755505</wp:posOffset>
              </wp:positionV>
              <wp:extent cx="240030" cy="219075"/>
              <wp:effectExtent l="0" t="0" r="0" b="0"/>
              <wp:wrapNone/>
              <wp:docPr id="73" name="Textbox 8_4"/>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4"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56" behindDoc="1" locked="0" layoutInCell="1" allowOverlap="1" wp14:anchorId="240C6FBD" wp14:editId="0C2779BC">
              <wp:simplePos x="0" y="0"/>
              <wp:positionH relativeFrom="page">
                <wp:posOffset>1121410</wp:posOffset>
              </wp:positionH>
              <wp:positionV relativeFrom="page">
                <wp:posOffset>9826625</wp:posOffset>
              </wp:positionV>
              <wp:extent cx="786765" cy="123825"/>
              <wp:effectExtent l="0" t="0" r="0" b="0"/>
              <wp:wrapNone/>
              <wp:docPr id="74" name="Textbox 9_4"/>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4"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60" behindDoc="1" locked="0" layoutInCell="1" allowOverlap="1" wp14:anchorId="6175CD21" wp14:editId="7F4B4ECA">
              <wp:simplePos x="0" y="0"/>
              <wp:positionH relativeFrom="page">
                <wp:posOffset>5085715</wp:posOffset>
              </wp:positionH>
              <wp:positionV relativeFrom="page">
                <wp:posOffset>9826625</wp:posOffset>
              </wp:positionV>
              <wp:extent cx="1355090" cy="212090"/>
              <wp:effectExtent l="0" t="0" r="0" b="0"/>
              <wp:wrapNone/>
              <wp:docPr id="75" name="Textbox 10_4"/>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4"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190E2"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57" behindDoc="1" locked="0" layoutInCell="1" allowOverlap="1" wp14:anchorId="391B7008" wp14:editId="6CA5C3DC">
              <wp:simplePos x="0" y="0"/>
              <wp:positionH relativeFrom="page">
                <wp:posOffset>5085715</wp:posOffset>
              </wp:positionH>
              <wp:positionV relativeFrom="page">
                <wp:posOffset>9826625</wp:posOffset>
              </wp:positionV>
              <wp:extent cx="1355090" cy="212090"/>
              <wp:effectExtent l="0" t="0" r="0" b="0"/>
              <wp:wrapNone/>
              <wp:docPr id="80" name="Image22"/>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1562D95F"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391B7008" id="Image22" o:spid="_x0000_s1052" style="position:absolute;margin-left:400.45pt;margin-top:773.75pt;width:106.7pt;height:16.7pt;z-index:-50331642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" filled="f" stroked="f">
              <v:textbox inset="0,0,0,0">
                <w:txbxContent>
                  <w:p w14:paraId="1562D95F"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58" behindDoc="1" locked="0" layoutInCell="1" allowOverlap="1" wp14:anchorId="2E57D0C6" wp14:editId="79F10D86">
              <wp:simplePos x="0" y="0"/>
              <wp:positionH relativeFrom="page">
                <wp:posOffset>1121410</wp:posOffset>
              </wp:positionH>
              <wp:positionV relativeFrom="page">
                <wp:posOffset>9826625</wp:posOffset>
              </wp:positionV>
              <wp:extent cx="786765" cy="123825"/>
              <wp:effectExtent l="0" t="0" r="0" b="0"/>
              <wp:wrapNone/>
              <wp:docPr id="82" name="Image23"/>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21B0F3C7"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2E57D0C6" id="Image23" o:spid="_x0000_s1053" style="position:absolute;margin-left:88.3pt;margin-top:773.75pt;width:61.95pt;height:9.75pt;z-index:-5033164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" filled="f" stroked="f">
              <v:textbox inset="0,0,0,0">
                <w:txbxContent>
                  <w:p w14:paraId="21B0F3C7"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59" behindDoc="1" locked="0" layoutInCell="1" allowOverlap="1" wp14:anchorId="2FA0C677" wp14:editId="45EA9594">
              <wp:simplePos x="0" y="0"/>
              <wp:positionH relativeFrom="page">
                <wp:posOffset>3667760</wp:posOffset>
              </wp:positionH>
              <wp:positionV relativeFrom="page">
                <wp:posOffset>9755505</wp:posOffset>
              </wp:positionV>
              <wp:extent cx="240030" cy="219075"/>
              <wp:effectExtent l="0" t="0" r="0" b="0"/>
              <wp:wrapNone/>
              <wp:docPr id="84" name="Image24"/>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32D21823"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7</w:t>
                          </w:r>
                          <w:r>
                            <w:rPr>
                              <w:color w:val="000000"/>
                            </w:rPr>
                            <w:fldChar w:fldCharType="end"/>
                          </w:r>
                        </w:p>
                      </w:txbxContent>
                    </wps:txbx>
                    <wps:bodyPr lIns="0" tIns="0" rIns="0" bIns="0">
                      <a:noAutofit/>
                    </wps:bodyPr>
                  </wps:wsp>
                </a:graphicData>
              </a:graphic>
            </wp:anchor>
          </w:drawing>
        </mc:Choice>
        <mc:Fallback>
          <w:pict>
            <v:rect w14:anchorId="2FA0C677" id="Image24" o:spid="_x0000_s1054" style="position:absolute;margin-left:288.8pt;margin-top:768.15pt;width:18.9pt;height:17.25pt;z-index:-50331642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" filled="f" stroked="f">
              <v:textbox inset="0,0,0,0">
                <w:txbxContent>
                  <w:p w14:paraId="32D21823"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7</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63" behindDoc="1" locked="0" layoutInCell="1" allowOverlap="1" wp14:anchorId="53791A25" wp14:editId="67ECCCF0">
              <wp:simplePos x="0" y="0"/>
              <wp:positionH relativeFrom="page">
                <wp:posOffset>3667760</wp:posOffset>
              </wp:positionH>
              <wp:positionV relativeFrom="page">
                <wp:posOffset>9755505</wp:posOffset>
              </wp:positionV>
              <wp:extent cx="240030" cy="219075"/>
              <wp:effectExtent l="0" t="0" r="0" b="0"/>
              <wp:wrapNone/>
              <wp:docPr id="86" name="Textbox 8_5"/>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5"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64" behindDoc="1" locked="0" layoutInCell="1" allowOverlap="1" wp14:anchorId="027F08AE" wp14:editId="5E7CA77E">
              <wp:simplePos x="0" y="0"/>
              <wp:positionH relativeFrom="page">
                <wp:posOffset>1121410</wp:posOffset>
              </wp:positionH>
              <wp:positionV relativeFrom="page">
                <wp:posOffset>9826625</wp:posOffset>
              </wp:positionV>
              <wp:extent cx="786765" cy="123825"/>
              <wp:effectExtent l="0" t="0" r="0" b="0"/>
              <wp:wrapNone/>
              <wp:docPr id="87" name="Textbox 9_5"/>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5"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68" behindDoc="1" locked="0" layoutInCell="1" allowOverlap="1" wp14:anchorId="6F327406" wp14:editId="7D9A068F">
              <wp:simplePos x="0" y="0"/>
              <wp:positionH relativeFrom="page">
                <wp:posOffset>5085715</wp:posOffset>
              </wp:positionH>
              <wp:positionV relativeFrom="page">
                <wp:posOffset>9826625</wp:posOffset>
              </wp:positionV>
              <wp:extent cx="1355090" cy="212090"/>
              <wp:effectExtent l="0" t="0" r="0" b="0"/>
              <wp:wrapNone/>
              <wp:docPr id="88" name="Textbox 10_5"/>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5"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1AB3C"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65" behindDoc="1" locked="0" layoutInCell="1" allowOverlap="1" wp14:anchorId="4C2085B4" wp14:editId="16B63B4F">
              <wp:simplePos x="0" y="0"/>
              <wp:positionH relativeFrom="page">
                <wp:posOffset>5085715</wp:posOffset>
              </wp:positionH>
              <wp:positionV relativeFrom="page">
                <wp:posOffset>9826625</wp:posOffset>
              </wp:positionV>
              <wp:extent cx="1355090" cy="212090"/>
              <wp:effectExtent l="0" t="0" r="0" b="0"/>
              <wp:wrapNone/>
              <wp:docPr id="92" name="Image26"/>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3C21A3A1"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4C2085B4" id="Image26" o:spid="_x0000_s1056" style="position:absolute;margin-left:400.45pt;margin-top:773.75pt;width:106.7pt;height:16.7pt;z-index:-50331641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" filled="f" stroked="f">
              <v:textbox inset="0,0,0,0">
                <w:txbxContent>
                  <w:p w14:paraId="3C21A3A1"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66" behindDoc="1" locked="0" layoutInCell="1" allowOverlap="1" wp14:anchorId="680E1545" wp14:editId="7F52F485">
              <wp:simplePos x="0" y="0"/>
              <wp:positionH relativeFrom="page">
                <wp:posOffset>1121410</wp:posOffset>
              </wp:positionH>
              <wp:positionV relativeFrom="page">
                <wp:posOffset>9826625</wp:posOffset>
              </wp:positionV>
              <wp:extent cx="786765" cy="123825"/>
              <wp:effectExtent l="0" t="0" r="0" b="0"/>
              <wp:wrapNone/>
              <wp:docPr id="94" name="Image27"/>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1A81766D"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680E1545" id="Image27" o:spid="_x0000_s1057" style="position:absolute;margin-left:88.3pt;margin-top:773.75pt;width:61.95pt;height:9.75pt;z-index:-50331641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" filled="f" stroked="f">
              <v:textbox inset="0,0,0,0">
                <w:txbxContent>
                  <w:p w14:paraId="1A81766D"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67" behindDoc="1" locked="0" layoutInCell="1" allowOverlap="1" wp14:anchorId="2C7B8735" wp14:editId="19FEBD85">
              <wp:simplePos x="0" y="0"/>
              <wp:positionH relativeFrom="page">
                <wp:posOffset>3667760</wp:posOffset>
              </wp:positionH>
              <wp:positionV relativeFrom="page">
                <wp:posOffset>9755505</wp:posOffset>
              </wp:positionV>
              <wp:extent cx="240030" cy="219075"/>
              <wp:effectExtent l="0" t="0" r="0" b="0"/>
              <wp:wrapNone/>
              <wp:docPr id="96" name="Image28"/>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35252E00"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8</w:t>
                          </w:r>
                          <w:r>
                            <w:rPr>
                              <w:color w:val="000000"/>
                            </w:rPr>
                            <w:fldChar w:fldCharType="end"/>
                          </w:r>
                        </w:p>
                      </w:txbxContent>
                    </wps:txbx>
                    <wps:bodyPr lIns="0" tIns="0" rIns="0" bIns="0">
                      <a:noAutofit/>
                    </wps:bodyPr>
                  </wps:wsp>
                </a:graphicData>
              </a:graphic>
            </wp:anchor>
          </w:drawing>
        </mc:Choice>
        <mc:Fallback>
          <w:pict>
            <v:rect w14:anchorId="2C7B8735" id="Image28" o:spid="_x0000_s1058" style="position:absolute;margin-left:288.8pt;margin-top:768.15pt;width:18.9pt;height:17.25pt;z-index:-50331641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B7s3G+xgEAAPIDAAAOAAAA&#10;AAAAAAAAAAAAAC4CAABkcnMvZTJvRG9jLnhtbFBLAQItABQABgAIAAAAIQAVMx2R4wAAAA0BAAAP&#10;AAAAAAAAAAAAAAAAACAEAABkcnMvZG93bnJldi54bWxQSwUGAAAAAAQABADzAAAAMAUAAAAA&#10;" filled="f" stroked="f">
              <v:textbox inset="0,0,0,0">
                <w:txbxContent>
                  <w:p w14:paraId="35252E00"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8</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71" behindDoc="1" locked="0" layoutInCell="1" allowOverlap="1" wp14:anchorId="5CB952CF" wp14:editId="4CAAB194">
              <wp:simplePos x="0" y="0"/>
              <wp:positionH relativeFrom="page">
                <wp:posOffset>3667760</wp:posOffset>
              </wp:positionH>
              <wp:positionV relativeFrom="page">
                <wp:posOffset>9755505</wp:posOffset>
              </wp:positionV>
              <wp:extent cx="240030" cy="219075"/>
              <wp:effectExtent l="0" t="0" r="0" b="0"/>
              <wp:wrapNone/>
              <wp:docPr id="98" name="Textbox 8_6"/>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6"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72" behindDoc="1" locked="0" layoutInCell="1" allowOverlap="1" wp14:anchorId="4B6B6790" wp14:editId="7270CF42">
              <wp:simplePos x="0" y="0"/>
              <wp:positionH relativeFrom="page">
                <wp:posOffset>1121410</wp:posOffset>
              </wp:positionH>
              <wp:positionV relativeFrom="page">
                <wp:posOffset>9826625</wp:posOffset>
              </wp:positionV>
              <wp:extent cx="786765" cy="123825"/>
              <wp:effectExtent l="0" t="0" r="0" b="0"/>
              <wp:wrapNone/>
              <wp:docPr id="99" name="Textbox 9_6"/>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6"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76" behindDoc="1" locked="0" layoutInCell="1" allowOverlap="1" wp14:anchorId="6CCC0FE9" wp14:editId="6B8B3E13">
              <wp:simplePos x="0" y="0"/>
              <wp:positionH relativeFrom="page">
                <wp:posOffset>5085715</wp:posOffset>
              </wp:positionH>
              <wp:positionV relativeFrom="page">
                <wp:posOffset>9826625</wp:posOffset>
              </wp:positionV>
              <wp:extent cx="1355090" cy="212090"/>
              <wp:effectExtent l="0" t="0" r="0" b="0"/>
              <wp:wrapNone/>
              <wp:docPr id="100" name="Textbox 10_6"/>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6"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07F4C"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73" behindDoc="1" locked="0" layoutInCell="1" allowOverlap="1" wp14:anchorId="49598A24" wp14:editId="0B155B3A">
              <wp:simplePos x="0" y="0"/>
              <wp:positionH relativeFrom="page">
                <wp:posOffset>5085715</wp:posOffset>
              </wp:positionH>
              <wp:positionV relativeFrom="page">
                <wp:posOffset>9826625</wp:posOffset>
              </wp:positionV>
              <wp:extent cx="1355090" cy="212090"/>
              <wp:effectExtent l="0" t="0" r="0" b="0"/>
              <wp:wrapNone/>
              <wp:docPr id="106" name="Image30"/>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txbx>
                      <w:txbxContent>
                        <w:p w14:paraId="66978EB4"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tIns="0" rIns="0" bIns="0">
                      <a:noAutofit/>
                    </wps:bodyPr>
                  </wps:wsp>
                </a:graphicData>
              </a:graphic>
            </wp:anchor>
          </w:drawing>
        </mc:Choice>
        <mc:Fallback>
          <w:pict>
            <v:rect w14:anchorId="49598A24" id="Image30" o:spid="_x0000_s1060" style="position:absolute;margin-left:400.45pt;margin-top:773.75pt;width:106.7pt;height:16.7pt;z-index:-50331640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" filled="f" stroked="f">
              <v:textbox inset="0,0,0,0">
                <w:txbxContent>
                  <w:p w14:paraId="66978EB4" w14:textId="77777777" w:rsidR="007F7DC4" w:rsidRDefault="00000000">
                    <w:pPr>
                      <w:pStyle w:val="FrameContents"/>
                      <w:spacing w:before="23"/>
                      <w:ind w:left="20" w:right="18" w:firstLine="75"/>
                      <w:rPr>
                        <w:rFonts w:ascii="Georgia" w:hAnsi="Georgia"/>
                        <w:sz w:val="12"/>
                      </w:rPr>
                    </w:pPr>
                    <w:r>
                      <w:rPr>
                        <w:rFonts w:ascii="Georgia" w:hAnsi="Georgia"/>
                        <w:color w:val="000000"/>
                        <w:w w:val="120"/>
                        <w:sz w:val="12"/>
                      </w:rPr>
                      <w:t xml:space="preserve">Philippe </w:t>
                    </w:r>
                    <w:proofErr w:type="spellStart"/>
                    <w:r>
                      <w:rPr>
                        <w:rFonts w:ascii="Georgia" w:hAnsi="Georgia"/>
                        <w:color w:val="000000"/>
                        <w:w w:val="120"/>
                        <w:sz w:val="12"/>
                      </w:rPr>
                      <w:t>Casteres</w:t>
                    </w:r>
                    <w:proofErr w:type="spellEnd"/>
                    <w:r>
                      <w:rPr>
                        <w:rFonts w:ascii="Georgia" w:hAnsi="Georgia"/>
                        <w:color w:val="000000"/>
                        <w:w w:val="120"/>
                        <w:sz w:val="12"/>
                      </w:rPr>
                      <w:t xml:space="preserve">, </w:t>
                    </w:r>
                    <w:proofErr w:type="spellStart"/>
                    <w:r>
                      <w:rPr>
                        <w:rFonts w:ascii="Georgia" w:hAnsi="Georgia"/>
                        <w:color w:val="000000"/>
                        <w:w w:val="120"/>
                        <w:sz w:val="12"/>
                      </w:rPr>
                      <w:t>Loic</w:t>
                    </w:r>
                    <w:proofErr w:type="spellEnd"/>
                    <w:r>
                      <w:rPr>
                        <w:rFonts w:ascii="Georgia" w:hAnsi="Georgia"/>
                        <w:color w:val="000000"/>
                        <w:w w:val="120"/>
                        <w:sz w:val="12"/>
                      </w:rPr>
                      <w:t xml:space="preserve"> Barthe,</w:t>
                    </w:r>
                    <w:r>
                      <w:rPr>
                        <w:rFonts w:ascii="Georgia" w:hAnsi="Georgia"/>
                        <w:color w:val="000000"/>
                        <w:spacing w:val="40"/>
                        <w:w w:val="120"/>
                        <w:sz w:val="12"/>
                      </w:rPr>
                      <w:t xml:space="preserve"> </w:t>
                    </w:r>
                    <w:proofErr w:type="spellStart"/>
                    <w:r>
                      <w:rPr>
                        <w:rFonts w:ascii="Georgia" w:hAnsi="Georgia"/>
                        <w:color w:val="000000"/>
                        <w:w w:val="120"/>
                        <w:sz w:val="12"/>
                      </w:rPr>
                      <w:t>Eric</w:t>
                    </w:r>
                    <w:proofErr w:type="spellEnd"/>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w10:wrap anchorx="page" anchory="page"/>
            </v:rect>
          </w:pict>
        </mc:Fallback>
      </mc:AlternateContent>
    </w:r>
    <w:r>
      <w:rPr>
        <w:noProof/>
        <w:sz w:val="20"/>
      </w:rPr>
      <mc:AlternateContent>
        <mc:Choice Requires="wps">
          <w:drawing>
            <wp:anchor distT="0" distB="0" distL="0" distR="0" simplePos="0" relativeHeight="74" behindDoc="1" locked="0" layoutInCell="1" allowOverlap="1" wp14:anchorId="4D5972DF" wp14:editId="7B98B4B1">
              <wp:simplePos x="0" y="0"/>
              <wp:positionH relativeFrom="page">
                <wp:posOffset>1121410</wp:posOffset>
              </wp:positionH>
              <wp:positionV relativeFrom="page">
                <wp:posOffset>9826625</wp:posOffset>
              </wp:positionV>
              <wp:extent cx="786765" cy="123825"/>
              <wp:effectExtent l="0" t="0" r="0" b="0"/>
              <wp:wrapNone/>
              <wp:docPr id="108" name="Image31"/>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txbx>
                      <w:txbxContent>
                        <w:p w14:paraId="49EF51D7"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tIns="0" rIns="0" bIns="0">
                      <a:noAutofit/>
                    </wps:bodyPr>
                  </wps:wsp>
                </a:graphicData>
              </a:graphic>
            </wp:anchor>
          </w:drawing>
        </mc:Choice>
        <mc:Fallback>
          <w:pict>
            <v:rect w14:anchorId="4D5972DF" id="Image31" o:spid="_x0000_s1061" style="position:absolute;margin-left:88.3pt;margin-top:773.75pt;width:61.95pt;height:9.75pt;z-index:-50331640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" filled="f" stroked="f">
              <v:textbox inset="0,0,0,0">
                <w:txbxContent>
                  <w:p w14:paraId="49EF51D7" w14:textId="77777777" w:rsidR="007F7DC4" w:rsidRDefault="00000000">
                    <w:pPr>
                      <w:pStyle w:val="FrameContents"/>
                      <w:spacing w:before="23"/>
                      <w:ind w:left="2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w10:wrap anchorx="page" anchory="page"/>
            </v:rect>
          </w:pict>
        </mc:Fallback>
      </mc:AlternateContent>
    </w:r>
    <w:r>
      <w:rPr>
        <w:noProof/>
        <w:sz w:val="20"/>
      </w:rPr>
      <mc:AlternateContent>
        <mc:Choice Requires="wps">
          <w:drawing>
            <wp:anchor distT="0" distB="0" distL="0" distR="0" simplePos="0" relativeHeight="75" behindDoc="1" locked="0" layoutInCell="1" allowOverlap="1" wp14:anchorId="2C58E8C8" wp14:editId="69E70B82">
              <wp:simplePos x="0" y="0"/>
              <wp:positionH relativeFrom="page">
                <wp:posOffset>3667760</wp:posOffset>
              </wp:positionH>
              <wp:positionV relativeFrom="page">
                <wp:posOffset>9755505</wp:posOffset>
              </wp:positionV>
              <wp:extent cx="240030" cy="219075"/>
              <wp:effectExtent l="0" t="0" r="0" b="0"/>
              <wp:wrapNone/>
              <wp:docPr id="110" name="Image32"/>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5562603E"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9</w:t>
                          </w:r>
                          <w:r>
                            <w:rPr>
                              <w:color w:val="000000"/>
                            </w:rPr>
                            <w:fldChar w:fldCharType="end"/>
                          </w:r>
                        </w:p>
                      </w:txbxContent>
                    </wps:txbx>
                    <wps:bodyPr lIns="0" tIns="0" rIns="0" bIns="0">
                      <a:noAutofit/>
                    </wps:bodyPr>
                  </wps:wsp>
                </a:graphicData>
              </a:graphic>
            </wp:anchor>
          </w:drawing>
        </mc:Choice>
        <mc:Fallback>
          <w:pict>
            <v:rect w14:anchorId="2C58E8C8" id="Image32" o:spid="_x0000_s1062" style="position:absolute;margin-left:288.8pt;margin-top:768.15pt;width:18.9pt;height:17.25pt;z-index:-50331640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" filled="f" stroked="f">
              <v:textbox inset="0,0,0,0">
                <w:txbxContent>
                  <w:p w14:paraId="5562603E" w14:textId="77777777" w:rsidR="007F7DC4" w:rsidRDefault="00000000">
                    <w:pPr>
                      <w:pStyle w:val="Corpsdetexte"/>
                      <w:spacing w:before="21"/>
                      <w:ind w:left="60"/>
                      <w:rPr>
                        <w:color w:val="000000"/>
                      </w:rPr>
                    </w:pPr>
                    <w:r>
                      <w:rPr>
                        <w:color w:val="000000"/>
                      </w:rPr>
                      <w:fldChar w:fldCharType="begin"/>
                    </w:r>
                    <w:r>
                      <w:rPr>
                        <w:color w:val="000000"/>
                      </w:rPr>
                      <w:instrText>PAGE</w:instrText>
                    </w:r>
                    <w:r>
                      <w:rPr>
                        <w:color w:val="000000"/>
                      </w:rPr>
                      <w:fldChar w:fldCharType="separate"/>
                    </w:r>
                    <w:r>
                      <w:rPr>
                        <w:color w:val="000000"/>
                      </w:rPr>
                      <w:t>9</w:t>
                    </w:r>
                    <w:r>
                      <w:rPr>
                        <w:color w:val="000000"/>
                      </w:rPr>
                      <w:fldChar w:fldCharType="end"/>
                    </w:r>
                  </w:p>
                </w:txbxContent>
              </v:textbox>
              <w10:wrap anchorx="page" anchory="page"/>
            </v:rect>
          </w:pict>
        </mc:Fallback>
      </mc:AlternateContent>
    </w:r>
    <w:r>
      <w:rPr>
        <w:noProof/>
        <w:sz w:val="20"/>
      </w:rPr>
      <mc:AlternateContent>
        <mc:Choice Requires="wps">
          <w:drawing>
            <wp:anchor distT="0" distB="0" distL="0" distR="0" simplePos="0" relativeHeight="79" behindDoc="1" locked="0" layoutInCell="1" allowOverlap="1" wp14:anchorId="5FB165AC" wp14:editId="33966375">
              <wp:simplePos x="0" y="0"/>
              <wp:positionH relativeFrom="page">
                <wp:posOffset>3667760</wp:posOffset>
              </wp:positionH>
              <wp:positionV relativeFrom="page">
                <wp:posOffset>9755505</wp:posOffset>
              </wp:positionV>
              <wp:extent cx="240030" cy="219075"/>
              <wp:effectExtent l="0" t="0" r="0" b="0"/>
              <wp:wrapNone/>
              <wp:docPr id="112" name="Textbox 8_7"/>
              <wp:cNvGraphicFramePr/>
              <a:graphic xmlns:a="http://schemas.openxmlformats.org/drawingml/2006/main">
                <a:graphicData uri="http://schemas.microsoft.com/office/word/2010/wordprocessingShape">
                  <wps:wsp>
                    <wps:cNvSpPr/>
                    <wps:spPr>
                      <a:xfrm>
                        <a:off x="0" y="0"/>
                        <a:ext cx="23940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8_7" stroked="f" style="position:absolute;margin-left:288.8pt;margin-top:768.15pt;width:18.8pt;height:17.15pt;mso-position-horizontal-relative:page;mso-position-vertical-relative:page" wp14:anchorId="0671EA32">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80" behindDoc="1" locked="0" layoutInCell="1" allowOverlap="1" wp14:anchorId="2B724F87" wp14:editId="5B61C795">
              <wp:simplePos x="0" y="0"/>
              <wp:positionH relativeFrom="page">
                <wp:posOffset>1121410</wp:posOffset>
              </wp:positionH>
              <wp:positionV relativeFrom="page">
                <wp:posOffset>9826625</wp:posOffset>
              </wp:positionV>
              <wp:extent cx="786765" cy="123825"/>
              <wp:effectExtent l="0" t="0" r="0" b="0"/>
              <wp:wrapNone/>
              <wp:docPr id="113" name="Textbox 9_7"/>
              <wp:cNvGraphicFramePr/>
              <a:graphic xmlns:a="http://schemas.openxmlformats.org/drawingml/2006/main">
                <a:graphicData uri="http://schemas.microsoft.com/office/word/2010/wordprocessingShape">
                  <wps:wsp>
                    <wps:cNvSpPr/>
                    <wps:spPr>
                      <a:xfrm>
                        <a:off x="0" y="0"/>
                        <a:ext cx="786240" cy="123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9_7" stroked="f" style="position:absolute;margin-left:88.3pt;margin-top:773.75pt;width:61.85pt;height:9.65pt;mso-position-horizontal-relative:page;mso-position-vertical-relative:page" wp14:anchorId="319D591C">
              <w10:wrap type="none"/>
              <v:fill o:detectmouseclick="t" on="false"/>
              <v:stroke color="#3465a4" joinstyle="round" endcap="flat"/>
            </v:rect>
          </w:pict>
        </mc:Fallback>
      </mc:AlternateContent>
    </w:r>
    <w:r>
      <w:rPr>
        <w:noProof/>
        <w:sz w:val="20"/>
      </w:rPr>
      <mc:AlternateContent>
        <mc:Choice Requires="wps">
          <w:drawing>
            <wp:anchor distT="0" distB="0" distL="0" distR="0" simplePos="0" relativeHeight="84" behindDoc="1" locked="0" layoutInCell="1" allowOverlap="1" wp14:anchorId="51327B4A" wp14:editId="18B0AFC2">
              <wp:simplePos x="0" y="0"/>
              <wp:positionH relativeFrom="page">
                <wp:posOffset>5085715</wp:posOffset>
              </wp:positionH>
              <wp:positionV relativeFrom="page">
                <wp:posOffset>9826625</wp:posOffset>
              </wp:positionV>
              <wp:extent cx="1355090" cy="212090"/>
              <wp:effectExtent l="0" t="0" r="0" b="0"/>
              <wp:wrapNone/>
              <wp:docPr id="114" name="Textbox 10_7"/>
              <wp:cNvGraphicFramePr/>
              <a:graphic xmlns:a="http://schemas.openxmlformats.org/drawingml/2006/main">
                <a:graphicData uri="http://schemas.microsoft.com/office/word/2010/wordprocessingShape">
                  <wps:wsp>
                    <wps:cNvSpPr/>
                    <wps:spPr>
                      <a:xfrm>
                        <a:off x="0" y="0"/>
                        <a:ext cx="1354320" cy="2113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10_7" stroked="f" style="position:absolute;margin-left:400.45pt;margin-top:773.75pt;width:106.6pt;height:16.6pt;mso-position-horizontal-relative:page;mso-position-vertical-relative:page" wp14:anchorId="7ECABBCF">
              <w10:wrap type="none"/>
              <v:fill o:detectmouseclick="t" on="false"/>
              <v:stroke color="#3465a4" joinstyle="round" endcap="flat"/>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62E99D" w14:textId="77777777" w:rsidR="00D03074" w:rsidRDefault="00D03074">
      <w:r>
        <w:separator/>
      </w:r>
    </w:p>
  </w:footnote>
  <w:footnote w:type="continuationSeparator" w:id="0">
    <w:p w14:paraId="6DB08BFC" w14:textId="77777777" w:rsidR="00D03074" w:rsidRDefault="00D030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22FDD"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4" behindDoc="1" locked="0" layoutInCell="1" allowOverlap="1" wp14:anchorId="74926F25" wp14:editId="30BEE098">
              <wp:simplePos x="0" y="0"/>
              <wp:positionH relativeFrom="page">
                <wp:posOffset>1121410</wp:posOffset>
              </wp:positionH>
              <wp:positionV relativeFrom="page">
                <wp:posOffset>706755</wp:posOffset>
              </wp:positionV>
              <wp:extent cx="5319395" cy="219075"/>
              <wp:effectExtent l="0" t="0" r="0" b="0"/>
              <wp:wrapNone/>
              <wp:docPr id="7" name="Textbox 7"/>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3055A14E"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74926F25" id="Textbox 7" o:spid="_x0000_s1027" style="position:absolute;margin-left:88.3pt;margin-top:55.65pt;width:418.85pt;height:17.25pt;z-index:-5033164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" filled="f" stroked="f">
              <v:textbox inset="0,0,0,0">
                <w:txbxContent>
                  <w:p w14:paraId="3055A14E"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52F16C"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78" behindDoc="1" locked="0" layoutInCell="1" allowOverlap="1" wp14:anchorId="4D537234" wp14:editId="15510EBC">
              <wp:simplePos x="0" y="0"/>
              <wp:positionH relativeFrom="page">
                <wp:posOffset>1121410</wp:posOffset>
              </wp:positionH>
              <wp:positionV relativeFrom="page">
                <wp:posOffset>706755</wp:posOffset>
              </wp:positionV>
              <wp:extent cx="5319395" cy="219075"/>
              <wp:effectExtent l="0" t="0" r="0" b="0"/>
              <wp:wrapNone/>
              <wp:docPr id="116" name="Image33"/>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05CC3EC6"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4D537234" id="Image33" o:spid="_x0000_s1063" style="position:absolute;margin-left:88.3pt;margin-top:55.65pt;width:418.85pt;height:17.25pt;z-index:-50331640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" filled="f" stroked="f">
              <v:textbox inset="0,0,0,0">
                <w:txbxContent>
                  <w:p w14:paraId="05CC3EC6"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85" behindDoc="1" locked="0" layoutInCell="1" allowOverlap="1" wp14:anchorId="61AEED9B" wp14:editId="0EDE2CB4">
              <wp:simplePos x="0" y="0"/>
              <wp:positionH relativeFrom="page">
                <wp:posOffset>1121410</wp:posOffset>
              </wp:positionH>
              <wp:positionV relativeFrom="page">
                <wp:posOffset>706755</wp:posOffset>
              </wp:positionV>
              <wp:extent cx="5319395" cy="219075"/>
              <wp:effectExtent l="0" t="0" r="0" b="0"/>
              <wp:wrapNone/>
              <wp:docPr id="118" name="Textbox 7_8"/>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8"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79BD1"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86" behindDoc="1" locked="0" layoutInCell="1" allowOverlap="1" wp14:anchorId="2BC047D6" wp14:editId="0A9095B1">
              <wp:simplePos x="0" y="0"/>
              <wp:positionH relativeFrom="page">
                <wp:posOffset>1121410</wp:posOffset>
              </wp:positionH>
              <wp:positionV relativeFrom="page">
                <wp:posOffset>706755</wp:posOffset>
              </wp:positionV>
              <wp:extent cx="5319395" cy="219075"/>
              <wp:effectExtent l="0" t="0" r="0" b="0"/>
              <wp:wrapNone/>
              <wp:docPr id="129" name="Image37"/>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68EC2BEE"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2BC047D6" id="Image37" o:spid="_x0000_s1067" style="position:absolute;margin-left:88.3pt;margin-top:55.65pt;width:418.85pt;height:17.25pt;z-index:-5033163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" filled="f" stroked="f">
              <v:textbox inset="0,0,0,0">
                <w:txbxContent>
                  <w:p w14:paraId="68EC2BEE"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93" behindDoc="1" locked="0" layoutInCell="1" allowOverlap="1" wp14:anchorId="67CB5C93" wp14:editId="7FAB52DC">
              <wp:simplePos x="0" y="0"/>
              <wp:positionH relativeFrom="page">
                <wp:posOffset>1121410</wp:posOffset>
              </wp:positionH>
              <wp:positionV relativeFrom="page">
                <wp:posOffset>706755</wp:posOffset>
              </wp:positionV>
              <wp:extent cx="5319395" cy="219075"/>
              <wp:effectExtent l="0" t="0" r="0" b="0"/>
              <wp:wrapNone/>
              <wp:docPr id="131" name="Textbox 7_9"/>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9"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0A2A6"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94" behindDoc="1" locked="0" layoutInCell="1" allowOverlap="1" wp14:anchorId="405EC6F2" wp14:editId="0F030F21">
              <wp:simplePos x="0" y="0"/>
              <wp:positionH relativeFrom="page">
                <wp:posOffset>1121410</wp:posOffset>
              </wp:positionH>
              <wp:positionV relativeFrom="page">
                <wp:posOffset>706755</wp:posOffset>
              </wp:positionV>
              <wp:extent cx="5319395" cy="219075"/>
              <wp:effectExtent l="0" t="0" r="0" b="0"/>
              <wp:wrapNone/>
              <wp:docPr id="141" name="Image41"/>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1247BD1E"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405EC6F2" id="Image41" o:spid="_x0000_s1071" style="position:absolute;margin-left:88.3pt;margin-top:55.65pt;width:418.85pt;height:17.25pt;z-index:-50331638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" filled="f" stroked="f">
              <v:textbox inset="0,0,0,0">
                <w:txbxContent>
                  <w:p w14:paraId="1247BD1E"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101" behindDoc="1" locked="0" layoutInCell="1" allowOverlap="1" wp14:anchorId="036816F8" wp14:editId="4B45E17D">
              <wp:simplePos x="0" y="0"/>
              <wp:positionH relativeFrom="page">
                <wp:posOffset>1121410</wp:posOffset>
              </wp:positionH>
              <wp:positionV relativeFrom="page">
                <wp:posOffset>706755</wp:posOffset>
              </wp:positionV>
              <wp:extent cx="5319395" cy="219075"/>
              <wp:effectExtent l="0" t="0" r="0" b="0"/>
              <wp:wrapNone/>
              <wp:docPr id="143" name="Textbox 7_10"/>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10"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A0C8F"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02" behindDoc="1" locked="0" layoutInCell="1" allowOverlap="1" wp14:anchorId="1979CF8A" wp14:editId="711B99F7">
              <wp:simplePos x="0" y="0"/>
              <wp:positionH relativeFrom="page">
                <wp:posOffset>1121410</wp:posOffset>
              </wp:positionH>
              <wp:positionV relativeFrom="page">
                <wp:posOffset>706755</wp:posOffset>
              </wp:positionV>
              <wp:extent cx="5319395" cy="219075"/>
              <wp:effectExtent l="0" t="0" r="0" b="0"/>
              <wp:wrapNone/>
              <wp:docPr id="153" name="Image45"/>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74E05D8D"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1979CF8A" id="Image45" o:spid="_x0000_s1075" style="position:absolute;margin-left:88.3pt;margin-top:55.65pt;width:418.85pt;height:17.25pt;z-index:-50331637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" filled="f" stroked="f">
              <v:textbox inset="0,0,0,0">
                <w:txbxContent>
                  <w:p w14:paraId="74E05D8D"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109" behindDoc="1" locked="0" layoutInCell="1" allowOverlap="1" wp14:anchorId="4AEE8899" wp14:editId="3BFB36C4">
              <wp:simplePos x="0" y="0"/>
              <wp:positionH relativeFrom="page">
                <wp:posOffset>1121410</wp:posOffset>
              </wp:positionH>
              <wp:positionV relativeFrom="page">
                <wp:posOffset>706755</wp:posOffset>
              </wp:positionV>
              <wp:extent cx="5319395" cy="219075"/>
              <wp:effectExtent l="0" t="0" r="0" b="0"/>
              <wp:wrapNone/>
              <wp:docPr id="155" name="Textbox 7_11"/>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11"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F0E08"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10" behindDoc="1" locked="0" layoutInCell="1" allowOverlap="1" wp14:anchorId="3000A274" wp14:editId="23650DBD">
              <wp:simplePos x="0" y="0"/>
              <wp:positionH relativeFrom="page">
                <wp:posOffset>1121410</wp:posOffset>
              </wp:positionH>
              <wp:positionV relativeFrom="page">
                <wp:posOffset>706755</wp:posOffset>
              </wp:positionV>
              <wp:extent cx="5319395" cy="219075"/>
              <wp:effectExtent l="0" t="0" r="0" b="0"/>
              <wp:wrapNone/>
              <wp:docPr id="165" name="Image49"/>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18442CBB"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3000A274" id="Image49" o:spid="_x0000_s1079" style="position:absolute;margin-left:88.3pt;margin-top:55.65pt;width:418.85pt;height:17.25pt;z-index:-50331637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" filled="f" stroked="f">
              <v:textbox inset="0,0,0,0">
                <w:txbxContent>
                  <w:p w14:paraId="18442CBB"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117" behindDoc="1" locked="0" layoutInCell="1" allowOverlap="1" wp14:anchorId="76CCDE14" wp14:editId="2C709DFA">
              <wp:simplePos x="0" y="0"/>
              <wp:positionH relativeFrom="page">
                <wp:posOffset>1121410</wp:posOffset>
              </wp:positionH>
              <wp:positionV relativeFrom="page">
                <wp:posOffset>706755</wp:posOffset>
              </wp:positionV>
              <wp:extent cx="5319395" cy="219075"/>
              <wp:effectExtent l="0" t="0" r="0" b="0"/>
              <wp:wrapNone/>
              <wp:docPr id="167" name="Textbox 7_12"/>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12"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9BCD5"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18" behindDoc="1" locked="0" layoutInCell="1" allowOverlap="1" wp14:anchorId="31830FAB" wp14:editId="0BFCE579">
              <wp:simplePos x="0" y="0"/>
              <wp:positionH relativeFrom="page">
                <wp:posOffset>1121410</wp:posOffset>
              </wp:positionH>
              <wp:positionV relativeFrom="page">
                <wp:posOffset>706755</wp:posOffset>
              </wp:positionV>
              <wp:extent cx="5319395" cy="219075"/>
              <wp:effectExtent l="0" t="0" r="0" b="0"/>
              <wp:wrapNone/>
              <wp:docPr id="177" name="Image53"/>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0857D07E"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31830FAB" id="Image53" o:spid="_x0000_s1083" style="position:absolute;margin-left:88.3pt;margin-top:55.65pt;width:418.85pt;height:17.25pt;z-index:-50331636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" filled="f" stroked="f">
              <v:textbox inset="0,0,0,0">
                <w:txbxContent>
                  <w:p w14:paraId="0857D07E"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125" behindDoc="1" locked="0" layoutInCell="1" allowOverlap="1" wp14:anchorId="7FFBF7F8" wp14:editId="0064DAF6">
              <wp:simplePos x="0" y="0"/>
              <wp:positionH relativeFrom="page">
                <wp:posOffset>1121410</wp:posOffset>
              </wp:positionH>
              <wp:positionV relativeFrom="page">
                <wp:posOffset>706755</wp:posOffset>
              </wp:positionV>
              <wp:extent cx="5319395" cy="219075"/>
              <wp:effectExtent l="0" t="0" r="0" b="0"/>
              <wp:wrapNone/>
              <wp:docPr id="179" name="Textbox 7_13"/>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13"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861FE"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26" behindDoc="1" locked="0" layoutInCell="1" allowOverlap="1" wp14:anchorId="6055C587" wp14:editId="5587B16C">
              <wp:simplePos x="0" y="0"/>
              <wp:positionH relativeFrom="page">
                <wp:posOffset>1121410</wp:posOffset>
              </wp:positionH>
              <wp:positionV relativeFrom="page">
                <wp:posOffset>706755</wp:posOffset>
              </wp:positionV>
              <wp:extent cx="5319395" cy="219075"/>
              <wp:effectExtent l="0" t="0" r="0" b="0"/>
              <wp:wrapNone/>
              <wp:docPr id="189" name="Image57"/>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4598F894"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6055C587" id="Image57" o:spid="_x0000_s1087" style="position:absolute;margin-left:88.3pt;margin-top:55.65pt;width:418.85pt;height:17.25pt;z-index:-50331635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" filled="f" stroked="f">
              <v:textbox inset="0,0,0,0">
                <w:txbxContent>
                  <w:p w14:paraId="4598F894"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133" behindDoc="1" locked="0" layoutInCell="1" allowOverlap="1" wp14:anchorId="51AE4CDB" wp14:editId="26C7587C">
              <wp:simplePos x="0" y="0"/>
              <wp:positionH relativeFrom="page">
                <wp:posOffset>1121410</wp:posOffset>
              </wp:positionH>
              <wp:positionV relativeFrom="page">
                <wp:posOffset>706755</wp:posOffset>
              </wp:positionV>
              <wp:extent cx="5319395" cy="219075"/>
              <wp:effectExtent l="0" t="0" r="0" b="0"/>
              <wp:wrapNone/>
              <wp:docPr id="191" name="Textbox 7_14"/>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14"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B106C"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34" behindDoc="1" locked="0" layoutInCell="1" allowOverlap="1" wp14:anchorId="29228003" wp14:editId="2B95CD88">
              <wp:simplePos x="0" y="0"/>
              <wp:positionH relativeFrom="page">
                <wp:posOffset>1121410</wp:posOffset>
              </wp:positionH>
              <wp:positionV relativeFrom="page">
                <wp:posOffset>706755</wp:posOffset>
              </wp:positionV>
              <wp:extent cx="5319395" cy="219075"/>
              <wp:effectExtent l="0" t="0" r="0" b="0"/>
              <wp:wrapNone/>
              <wp:docPr id="202" name="Image61"/>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34749E1C"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29228003" id="Image61" o:spid="_x0000_s1091" style="position:absolute;margin-left:88.3pt;margin-top:55.65pt;width:418.85pt;height:17.25pt;z-index:-5033163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" filled="f" stroked="f">
              <v:textbox inset="0,0,0,0">
                <w:txbxContent>
                  <w:p w14:paraId="34749E1C"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141" behindDoc="1" locked="0" layoutInCell="1" allowOverlap="1" wp14:anchorId="2CFA971A" wp14:editId="248378DE">
              <wp:simplePos x="0" y="0"/>
              <wp:positionH relativeFrom="page">
                <wp:posOffset>1121410</wp:posOffset>
              </wp:positionH>
              <wp:positionV relativeFrom="page">
                <wp:posOffset>706755</wp:posOffset>
              </wp:positionV>
              <wp:extent cx="5319395" cy="219075"/>
              <wp:effectExtent l="0" t="0" r="0" b="0"/>
              <wp:wrapNone/>
              <wp:docPr id="204" name="Textbox 7_15"/>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15"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0F49F"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42" behindDoc="1" locked="0" layoutInCell="1" allowOverlap="1" wp14:anchorId="55122D5C" wp14:editId="356307A7">
              <wp:simplePos x="0" y="0"/>
              <wp:positionH relativeFrom="page">
                <wp:posOffset>1121410</wp:posOffset>
              </wp:positionH>
              <wp:positionV relativeFrom="page">
                <wp:posOffset>706755</wp:posOffset>
              </wp:positionV>
              <wp:extent cx="5319395" cy="219075"/>
              <wp:effectExtent l="0" t="0" r="0" b="0"/>
              <wp:wrapNone/>
              <wp:docPr id="214" name="Image65"/>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6975C22E"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55122D5C" id="Image65" o:spid="_x0000_s1095" style="position:absolute;margin-left:88.3pt;margin-top:55.65pt;width:418.85pt;height:17.25pt;z-index:-5033163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" filled="f" stroked="f">
              <v:textbox inset="0,0,0,0">
                <w:txbxContent>
                  <w:p w14:paraId="6975C22E"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149" behindDoc="1" locked="0" layoutInCell="1" allowOverlap="1" wp14:anchorId="33295FD2" wp14:editId="554DC012">
              <wp:simplePos x="0" y="0"/>
              <wp:positionH relativeFrom="page">
                <wp:posOffset>1121410</wp:posOffset>
              </wp:positionH>
              <wp:positionV relativeFrom="page">
                <wp:posOffset>706755</wp:posOffset>
              </wp:positionV>
              <wp:extent cx="5319395" cy="219075"/>
              <wp:effectExtent l="0" t="0" r="0" b="0"/>
              <wp:wrapNone/>
              <wp:docPr id="216" name="Textbox 7_16"/>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16"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661C1"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50" behindDoc="1" locked="0" layoutInCell="1" allowOverlap="1" wp14:anchorId="66F7B2A9" wp14:editId="478DE731">
              <wp:simplePos x="0" y="0"/>
              <wp:positionH relativeFrom="page">
                <wp:posOffset>1121410</wp:posOffset>
              </wp:positionH>
              <wp:positionV relativeFrom="page">
                <wp:posOffset>706755</wp:posOffset>
              </wp:positionV>
              <wp:extent cx="5319395" cy="219075"/>
              <wp:effectExtent l="0" t="0" r="0" b="0"/>
              <wp:wrapNone/>
              <wp:docPr id="227" name="Image69"/>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03ABB186"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66F7B2A9" id="Image69" o:spid="_x0000_s1099" style="position:absolute;margin-left:88.3pt;margin-top:55.65pt;width:418.85pt;height:17.25pt;z-index:-5033163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" filled="f" stroked="f">
              <v:textbox inset="0,0,0,0">
                <w:txbxContent>
                  <w:p w14:paraId="03ABB186"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157" behindDoc="1" locked="0" layoutInCell="1" allowOverlap="1" wp14:anchorId="29EB2EED" wp14:editId="3E73F1B2">
              <wp:simplePos x="0" y="0"/>
              <wp:positionH relativeFrom="page">
                <wp:posOffset>1121410</wp:posOffset>
              </wp:positionH>
              <wp:positionV relativeFrom="page">
                <wp:posOffset>706755</wp:posOffset>
              </wp:positionV>
              <wp:extent cx="5319395" cy="219075"/>
              <wp:effectExtent l="0" t="0" r="0" b="0"/>
              <wp:wrapNone/>
              <wp:docPr id="229" name="Textbox 7_17"/>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17"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91FB4"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7" behindDoc="1" locked="0" layoutInCell="1" allowOverlap="1" wp14:anchorId="1A79AC19" wp14:editId="48CC05EF">
              <wp:simplePos x="0" y="0"/>
              <wp:positionH relativeFrom="page">
                <wp:posOffset>1121410</wp:posOffset>
              </wp:positionH>
              <wp:positionV relativeFrom="page">
                <wp:posOffset>706755</wp:posOffset>
              </wp:positionV>
              <wp:extent cx="5319395" cy="219075"/>
              <wp:effectExtent l="0" t="0" r="0" b="0"/>
              <wp:wrapNone/>
              <wp:docPr id="15" name="Image1"/>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43B19E85"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1A79AC19" id="Image1" o:spid="_x0000_s1031" style="position:absolute;margin-left:88.3pt;margin-top:55.65pt;width:418.85pt;height:17.25pt;z-index:-50331646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" filled="f" stroked="f">
              <v:textbox inset="0,0,0,0">
                <w:txbxContent>
                  <w:p w14:paraId="43B19E85"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21" behindDoc="1" locked="0" layoutInCell="1" allowOverlap="1" wp14:anchorId="560C8D45" wp14:editId="3A947C0A">
              <wp:simplePos x="0" y="0"/>
              <wp:positionH relativeFrom="page">
                <wp:posOffset>1121410</wp:posOffset>
              </wp:positionH>
              <wp:positionV relativeFrom="page">
                <wp:posOffset>706755</wp:posOffset>
              </wp:positionV>
              <wp:extent cx="5319395" cy="219075"/>
              <wp:effectExtent l="0" t="0" r="0" b="0"/>
              <wp:wrapNone/>
              <wp:docPr id="17" name="Textbox 7_0"/>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0"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243EB"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58" behindDoc="1" locked="0" layoutInCell="1" allowOverlap="1" wp14:anchorId="50472B9A" wp14:editId="5560995F">
              <wp:simplePos x="0" y="0"/>
              <wp:positionH relativeFrom="page">
                <wp:posOffset>1121410</wp:posOffset>
              </wp:positionH>
              <wp:positionV relativeFrom="page">
                <wp:posOffset>706755</wp:posOffset>
              </wp:positionV>
              <wp:extent cx="5319395" cy="219075"/>
              <wp:effectExtent l="0" t="0" r="0" b="0"/>
              <wp:wrapNone/>
              <wp:docPr id="239" name="Image73"/>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43BFCEEE"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50472B9A" id="Image73" o:spid="_x0000_s1103" style="position:absolute;margin-left:88.3pt;margin-top:55.65pt;width:418.85pt;height:17.25pt;z-index:-5033163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" filled="f" stroked="f">
              <v:textbox inset="0,0,0,0">
                <w:txbxContent>
                  <w:p w14:paraId="43BFCEEE"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165" behindDoc="1" locked="0" layoutInCell="1" allowOverlap="1" wp14:anchorId="75E8B6F6" wp14:editId="7BBFF951">
              <wp:simplePos x="0" y="0"/>
              <wp:positionH relativeFrom="page">
                <wp:posOffset>1121410</wp:posOffset>
              </wp:positionH>
              <wp:positionV relativeFrom="page">
                <wp:posOffset>706755</wp:posOffset>
              </wp:positionV>
              <wp:extent cx="5319395" cy="219075"/>
              <wp:effectExtent l="0" t="0" r="0" b="0"/>
              <wp:wrapNone/>
              <wp:docPr id="241" name="Textbox 7_18"/>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18"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B4268"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68" behindDoc="1" locked="0" layoutInCell="1" allowOverlap="1" wp14:anchorId="1261C547" wp14:editId="4BD9E4F9">
              <wp:simplePos x="0" y="0"/>
              <wp:positionH relativeFrom="page">
                <wp:posOffset>1121410</wp:posOffset>
              </wp:positionH>
              <wp:positionV relativeFrom="page">
                <wp:posOffset>706755</wp:posOffset>
              </wp:positionV>
              <wp:extent cx="5319395" cy="219075"/>
              <wp:effectExtent l="0" t="0" r="0" b="0"/>
              <wp:wrapNone/>
              <wp:docPr id="252" name="Image77"/>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2F954957"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1261C547" id="Image77" o:spid="_x0000_s1107" style="position:absolute;margin-left:88.3pt;margin-top:55.65pt;width:418.85pt;height:17.25pt;z-index:-503316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" filled="f" stroked="f">
              <v:textbox inset="0,0,0,0">
                <w:txbxContent>
                  <w:p w14:paraId="2F954957"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184" behindDoc="1" locked="0" layoutInCell="1" allowOverlap="1" wp14:anchorId="0131F66F" wp14:editId="74C7A8DC">
              <wp:simplePos x="0" y="0"/>
              <wp:positionH relativeFrom="page">
                <wp:posOffset>1121410</wp:posOffset>
              </wp:positionH>
              <wp:positionV relativeFrom="page">
                <wp:posOffset>706755</wp:posOffset>
              </wp:positionV>
              <wp:extent cx="5319395" cy="219075"/>
              <wp:effectExtent l="0" t="0" r="0" b="0"/>
              <wp:wrapNone/>
              <wp:docPr id="254" name="Textbox 7_19"/>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19"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0F8FB"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186" behindDoc="1" locked="0" layoutInCell="1" allowOverlap="1" wp14:anchorId="65DD10A9" wp14:editId="6CD50121">
              <wp:simplePos x="0" y="0"/>
              <wp:positionH relativeFrom="page">
                <wp:posOffset>1121410</wp:posOffset>
              </wp:positionH>
              <wp:positionV relativeFrom="page">
                <wp:posOffset>706755</wp:posOffset>
              </wp:positionV>
              <wp:extent cx="5319395" cy="219075"/>
              <wp:effectExtent l="0" t="0" r="0" b="0"/>
              <wp:wrapNone/>
              <wp:docPr id="264" name="Image81"/>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5B76A2E8"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65DD10A9" id="Image81" o:spid="_x0000_s1111" style="position:absolute;margin-left:88.3pt;margin-top:55.65pt;width:418.85pt;height:17.25pt;z-index:-50331629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" filled="f" stroked="f">
              <v:textbox inset="0,0,0,0">
                <w:txbxContent>
                  <w:p w14:paraId="5B76A2E8"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217" behindDoc="1" locked="0" layoutInCell="1" allowOverlap="1" wp14:anchorId="429931BE" wp14:editId="0A162F73">
              <wp:simplePos x="0" y="0"/>
              <wp:positionH relativeFrom="page">
                <wp:posOffset>1121410</wp:posOffset>
              </wp:positionH>
              <wp:positionV relativeFrom="page">
                <wp:posOffset>706755</wp:posOffset>
              </wp:positionV>
              <wp:extent cx="5319395" cy="219075"/>
              <wp:effectExtent l="0" t="0" r="0" b="0"/>
              <wp:wrapNone/>
              <wp:docPr id="266" name="Textbox 7_20"/>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20"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B07A2"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22" behindDoc="1" locked="0" layoutInCell="1" allowOverlap="1" wp14:anchorId="7B0EAD51" wp14:editId="7D1BE805">
              <wp:simplePos x="0" y="0"/>
              <wp:positionH relativeFrom="page">
                <wp:posOffset>1121410</wp:posOffset>
              </wp:positionH>
              <wp:positionV relativeFrom="page">
                <wp:posOffset>706755</wp:posOffset>
              </wp:positionV>
              <wp:extent cx="5319395" cy="219075"/>
              <wp:effectExtent l="0" t="0" r="0" b="0"/>
              <wp:wrapNone/>
              <wp:docPr id="28" name="Image5"/>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385A06B1"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7B0EAD51" id="Image5" o:spid="_x0000_s1035" style="position:absolute;margin-left:88.3pt;margin-top:55.65pt;width:418.85pt;height:17.25pt;z-index:-50331645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" filled="f" stroked="f">
              <v:textbox inset="0,0,0,0">
                <w:txbxContent>
                  <w:p w14:paraId="385A06B1"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29" behindDoc="1" locked="0" layoutInCell="1" allowOverlap="1" wp14:anchorId="32A101BA" wp14:editId="65CC046D">
              <wp:simplePos x="0" y="0"/>
              <wp:positionH relativeFrom="page">
                <wp:posOffset>1121410</wp:posOffset>
              </wp:positionH>
              <wp:positionV relativeFrom="page">
                <wp:posOffset>706755</wp:posOffset>
              </wp:positionV>
              <wp:extent cx="5319395" cy="219075"/>
              <wp:effectExtent l="0" t="0" r="0" b="0"/>
              <wp:wrapNone/>
              <wp:docPr id="30" name="Textbox 7_1"/>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1"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27B7C"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30" behindDoc="1" locked="0" layoutInCell="1" allowOverlap="1" wp14:anchorId="1A44619E" wp14:editId="4C619AA7">
              <wp:simplePos x="0" y="0"/>
              <wp:positionH relativeFrom="page">
                <wp:posOffset>1121410</wp:posOffset>
              </wp:positionH>
              <wp:positionV relativeFrom="page">
                <wp:posOffset>706755</wp:posOffset>
              </wp:positionV>
              <wp:extent cx="5319395" cy="219075"/>
              <wp:effectExtent l="0" t="0" r="0" b="0"/>
              <wp:wrapNone/>
              <wp:docPr id="40" name="Image9"/>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279921D4"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1A44619E" id="Image9" o:spid="_x0000_s1039" style="position:absolute;margin-left:88.3pt;margin-top:55.65pt;width:418.85pt;height:17.25pt;z-index:-50331645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" filled="f" stroked="f">
              <v:textbox inset="0,0,0,0">
                <w:txbxContent>
                  <w:p w14:paraId="279921D4"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37" behindDoc="1" locked="0" layoutInCell="1" allowOverlap="1" wp14:anchorId="5776D19B" wp14:editId="04541874">
              <wp:simplePos x="0" y="0"/>
              <wp:positionH relativeFrom="page">
                <wp:posOffset>1121410</wp:posOffset>
              </wp:positionH>
              <wp:positionV relativeFrom="page">
                <wp:posOffset>706755</wp:posOffset>
              </wp:positionV>
              <wp:extent cx="5319395" cy="219075"/>
              <wp:effectExtent l="0" t="0" r="0" b="0"/>
              <wp:wrapNone/>
              <wp:docPr id="42" name="Textbox 7_2"/>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2"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1CA59"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38" behindDoc="1" locked="0" layoutInCell="1" allowOverlap="1" wp14:anchorId="1E25B116" wp14:editId="270755FC">
              <wp:simplePos x="0" y="0"/>
              <wp:positionH relativeFrom="page">
                <wp:posOffset>1121410</wp:posOffset>
              </wp:positionH>
              <wp:positionV relativeFrom="page">
                <wp:posOffset>706755</wp:posOffset>
              </wp:positionV>
              <wp:extent cx="5319395" cy="219075"/>
              <wp:effectExtent l="0" t="0" r="0" b="0"/>
              <wp:wrapNone/>
              <wp:docPr id="52" name="Image13"/>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2A5F1009"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1E25B116" id="Image13" o:spid="_x0000_s1043" style="position:absolute;margin-left:88.3pt;margin-top:55.65pt;width:418.85pt;height:17.25pt;z-index:-50331644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" filled="f" stroked="f">
              <v:textbox inset="0,0,0,0">
                <w:txbxContent>
                  <w:p w14:paraId="2A5F1009"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45" behindDoc="1" locked="0" layoutInCell="1" allowOverlap="1" wp14:anchorId="5F7A78D7" wp14:editId="787AB734">
              <wp:simplePos x="0" y="0"/>
              <wp:positionH relativeFrom="page">
                <wp:posOffset>1121410</wp:posOffset>
              </wp:positionH>
              <wp:positionV relativeFrom="page">
                <wp:posOffset>706755</wp:posOffset>
              </wp:positionV>
              <wp:extent cx="5319395" cy="219075"/>
              <wp:effectExtent l="0" t="0" r="0" b="0"/>
              <wp:wrapNone/>
              <wp:docPr id="54" name="Textbox 7_3"/>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3"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4047D"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46" behindDoc="1" locked="0" layoutInCell="1" allowOverlap="1" wp14:anchorId="705CC676" wp14:editId="3236A17E">
              <wp:simplePos x="0" y="0"/>
              <wp:positionH relativeFrom="page">
                <wp:posOffset>1121410</wp:posOffset>
              </wp:positionH>
              <wp:positionV relativeFrom="page">
                <wp:posOffset>706755</wp:posOffset>
              </wp:positionV>
              <wp:extent cx="5319395" cy="219075"/>
              <wp:effectExtent l="0" t="0" r="0" b="0"/>
              <wp:wrapNone/>
              <wp:docPr id="64" name="Image17"/>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03069DB5"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705CC676" id="Image17" o:spid="_x0000_s1047" style="position:absolute;margin-left:88.3pt;margin-top:55.65pt;width:418.85pt;height:17.25pt;z-index:-5033164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" filled="f" stroked="f">
              <v:textbox inset="0,0,0,0">
                <w:txbxContent>
                  <w:p w14:paraId="03069DB5"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53" behindDoc="1" locked="0" layoutInCell="1" allowOverlap="1" wp14:anchorId="74DE25BA" wp14:editId="095A514D">
              <wp:simplePos x="0" y="0"/>
              <wp:positionH relativeFrom="page">
                <wp:posOffset>1121410</wp:posOffset>
              </wp:positionH>
              <wp:positionV relativeFrom="page">
                <wp:posOffset>706755</wp:posOffset>
              </wp:positionV>
              <wp:extent cx="5319395" cy="219075"/>
              <wp:effectExtent l="0" t="0" r="0" b="0"/>
              <wp:wrapNone/>
              <wp:docPr id="66" name="Textbox 7_4"/>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4"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F9AAA9"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54" behindDoc="1" locked="0" layoutInCell="1" allowOverlap="1" wp14:anchorId="071A997E" wp14:editId="227F1EDD">
              <wp:simplePos x="0" y="0"/>
              <wp:positionH relativeFrom="page">
                <wp:posOffset>1121410</wp:posOffset>
              </wp:positionH>
              <wp:positionV relativeFrom="page">
                <wp:posOffset>706755</wp:posOffset>
              </wp:positionV>
              <wp:extent cx="5319395" cy="219075"/>
              <wp:effectExtent l="0" t="0" r="0" b="0"/>
              <wp:wrapNone/>
              <wp:docPr id="77" name="Image21"/>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2F74C472"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071A997E" id="Image21" o:spid="_x0000_s1051" style="position:absolute;margin-left:88.3pt;margin-top:55.65pt;width:418.85pt;height:17.25pt;z-index:-5033164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" filled="f" stroked="f">
              <v:textbox inset="0,0,0,0">
                <w:txbxContent>
                  <w:p w14:paraId="2F74C472"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61" behindDoc="1" locked="0" layoutInCell="1" allowOverlap="1" wp14:anchorId="01CFBE95" wp14:editId="19CF19BF">
              <wp:simplePos x="0" y="0"/>
              <wp:positionH relativeFrom="page">
                <wp:posOffset>1121410</wp:posOffset>
              </wp:positionH>
              <wp:positionV relativeFrom="page">
                <wp:posOffset>706755</wp:posOffset>
              </wp:positionV>
              <wp:extent cx="5319395" cy="219075"/>
              <wp:effectExtent l="0" t="0" r="0" b="0"/>
              <wp:wrapNone/>
              <wp:docPr id="79" name="Textbox 7_5"/>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5"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12317"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62" behindDoc="1" locked="0" layoutInCell="1" allowOverlap="1" wp14:anchorId="18FA89DF" wp14:editId="5E87F578">
              <wp:simplePos x="0" y="0"/>
              <wp:positionH relativeFrom="page">
                <wp:posOffset>1121410</wp:posOffset>
              </wp:positionH>
              <wp:positionV relativeFrom="page">
                <wp:posOffset>706755</wp:posOffset>
              </wp:positionV>
              <wp:extent cx="5319395" cy="219075"/>
              <wp:effectExtent l="0" t="0" r="0" b="0"/>
              <wp:wrapNone/>
              <wp:docPr id="89" name="Image25"/>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0A59501E"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18FA89DF" id="Image25" o:spid="_x0000_s1055" style="position:absolute;margin-left:88.3pt;margin-top:55.65pt;width:418.85pt;height:17.25pt;z-index:-5033164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" filled="f" stroked="f">
              <v:textbox inset="0,0,0,0">
                <w:txbxContent>
                  <w:p w14:paraId="0A59501E"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69" behindDoc="1" locked="0" layoutInCell="1" allowOverlap="1" wp14:anchorId="20E0E50C" wp14:editId="6EBFB8C6">
              <wp:simplePos x="0" y="0"/>
              <wp:positionH relativeFrom="page">
                <wp:posOffset>1121410</wp:posOffset>
              </wp:positionH>
              <wp:positionV relativeFrom="page">
                <wp:posOffset>706755</wp:posOffset>
              </wp:positionV>
              <wp:extent cx="5319395" cy="219075"/>
              <wp:effectExtent l="0" t="0" r="0" b="0"/>
              <wp:wrapNone/>
              <wp:docPr id="91" name="Textbox 7_6"/>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6"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9BB4AE" w14:textId="77777777" w:rsidR="007F7DC4" w:rsidRDefault="00000000">
    <w:pPr>
      <w:pStyle w:val="Corpsdetexte"/>
      <w:spacing w:line="7" w:lineRule="auto"/>
      <w:rPr>
        <w:sz w:val="20"/>
      </w:rPr>
    </w:pPr>
    <w:r>
      <w:rPr>
        <w:noProof/>
        <w:sz w:val="20"/>
      </w:rPr>
      <mc:AlternateContent>
        <mc:Choice Requires="wps">
          <w:drawing>
            <wp:anchor distT="0" distB="0" distL="0" distR="0" simplePos="0" relativeHeight="70" behindDoc="1" locked="0" layoutInCell="1" allowOverlap="1" wp14:anchorId="57D95669" wp14:editId="47D4EF8F">
              <wp:simplePos x="0" y="0"/>
              <wp:positionH relativeFrom="page">
                <wp:posOffset>1121410</wp:posOffset>
              </wp:positionH>
              <wp:positionV relativeFrom="page">
                <wp:posOffset>706755</wp:posOffset>
              </wp:positionV>
              <wp:extent cx="5319395" cy="219075"/>
              <wp:effectExtent l="0" t="0" r="0" b="0"/>
              <wp:wrapNone/>
              <wp:docPr id="103" name="Image29"/>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txbx>
                      <w:txbxContent>
                        <w:p w14:paraId="56E17504"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tIns="0" rIns="0" bIns="0">
                      <a:noAutofit/>
                    </wps:bodyPr>
                  </wps:wsp>
                </a:graphicData>
              </a:graphic>
            </wp:anchor>
          </w:drawing>
        </mc:Choice>
        <mc:Fallback>
          <w:pict>
            <v:rect w14:anchorId="57D95669" id="Image29" o:spid="_x0000_s1059" style="position:absolute;margin-left:88.3pt;margin-top:55.65pt;width:418.85pt;height:17.25pt;z-index:-50331641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" filled="f" stroked="f">
              <v:textbox inset="0,0,0,0">
                <w:txbxContent>
                  <w:p w14:paraId="56E17504" w14:textId="77777777" w:rsidR="007F7DC4" w:rsidRDefault="00000000">
                    <w:pPr>
                      <w:pStyle w:val="Corpsdetexte"/>
                      <w:tabs>
                        <w:tab w:val="left" w:pos="1793"/>
                        <w:tab w:val="left" w:pos="8353"/>
                      </w:tabs>
                      <w:spacing w:before="21"/>
                      <w:ind w:left="2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w10:wrap anchorx="page" anchory="page"/>
            </v:rect>
          </w:pict>
        </mc:Fallback>
      </mc:AlternateContent>
    </w:r>
    <w:r>
      <w:rPr>
        <w:noProof/>
        <w:sz w:val="20"/>
      </w:rPr>
      <mc:AlternateContent>
        <mc:Choice Requires="wps">
          <w:drawing>
            <wp:anchor distT="0" distB="0" distL="0" distR="0" simplePos="0" relativeHeight="77" behindDoc="1" locked="0" layoutInCell="1" allowOverlap="1" wp14:anchorId="4EF70CA0" wp14:editId="76AC417F">
              <wp:simplePos x="0" y="0"/>
              <wp:positionH relativeFrom="page">
                <wp:posOffset>1121410</wp:posOffset>
              </wp:positionH>
              <wp:positionV relativeFrom="page">
                <wp:posOffset>706755</wp:posOffset>
              </wp:positionV>
              <wp:extent cx="5319395" cy="219075"/>
              <wp:effectExtent l="0" t="0" r="0" b="0"/>
              <wp:wrapNone/>
              <wp:docPr id="105" name="Textbox 7_7"/>
              <wp:cNvGraphicFramePr/>
              <a:graphic xmlns:a="http://schemas.openxmlformats.org/drawingml/2006/main">
                <a:graphicData uri="http://schemas.microsoft.com/office/word/2010/wordprocessingShape">
                  <wps:wsp>
                    <wps:cNvSpPr/>
                    <wps:spPr>
                      <a:xfrm>
                        <a:off x="0" y="0"/>
                        <a:ext cx="5318640" cy="218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Textbox 7_7" stroked="f" style="position:absolute;margin-left:88.3pt;margin-top:55.65pt;width:418.75pt;height:17.15pt;mso-position-horizontal-relative:page;mso-position-vertical-relative:page" wp14:anchorId="5B76363A">
              <w10:wrap type="none"/>
              <v:fill o:detectmouseclick="t" on="false"/>
              <v:stroke color="#3465a4" joinstyle="round" endcap="fla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936E5"/>
    <w:multiLevelType w:val="multilevel"/>
    <w:tmpl w:val="423EC7F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32D51D3"/>
    <w:multiLevelType w:val="multilevel"/>
    <w:tmpl w:val="8BD63D3C"/>
    <w:lvl w:ilvl="0">
      <w:start w:val="1"/>
      <w:numFmt w:val="decimal"/>
      <w:lvlText w:val="%1."/>
      <w:lvlJc w:val="left"/>
      <w:pPr>
        <w:ind w:left="691" w:hanging="300"/>
      </w:pPr>
      <w:rPr>
        <w:rFonts w:eastAsia="Times New Roman" w:cs="Times New Roman"/>
        <w:b w:val="0"/>
        <w:bCs w:val="0"/>
        <w:i w:val="0"/>
        <w:iCs w:val="0"/>
        <w:spacing w:val="-1"/>
        <w:w w:val="101"/>
        <w:sz w:val="24"/>
        <w:szCs w:val="24"/>
        <w:lang w:val="fr-FR" w:eastAsia="en-US" w:bidi="ar-SA"/>
      </w:rPr>
    </w:lvl>
    <w:lvl w:ilvl="1">
      <w:start w:val="1"/>
      <w:numFmt w:val="bullet"/>
      <w:lvlText w:val=""/>
      <w:lvlJc w:val="left"/>
      <w:pPr>
        <w:ind w:left="1526" w:hanging="300"/>
      </w:pPr>
      <w:rPr>
        <w:rFonts w:ascii="Symbol" w:hAnsi="Symbol" w:cs="Symbol" w:hint="default"/>
        <w:lang w:val="fr-FR" w:eastAsia="en-US" w:bidi="ar-SA"/>
      </w:rPr>
    </w:lvl>
    <w:lvl w:ilvl="2">
      <w:start w:val="1"/>
      <w:numFmt w:val="bullet"/>
      <w:lvlText w:val=""/>
      <w:lvlJc w:val="left"/>
      <w:pPr>
        <w:ind w:left="2353" w:hanging="300"/>
      </w:pPr>
      <w:rPr>
        <w:rFonts w:ascii="Symbol" w:hAnsi="Symbol" w:cs="Symbol" w:hint="default"/>
        <w:lang w:val="fr-FR" w:eastAsia="en-US" w:bidi="ar-SA"/>
      </w:rPr>
    </w:lvl>
    <w:lvl w:ilvl="3">
      <w:start w:val="1"/>
      <w:numFmt w:val="bullet"/>
      <w:lvlText w:val=""/>
      <w:lvlJc w:val="left"/>
      <w:pPr>
        <w:ind w:left="3179" w:hanging="300"/>
      </w:pPr>
      <w:rPr>
        <w:rFonts w:ascii="Symbol" w:hAnsi="Symbol" w:cs="Symbol" w:hint="default"/>
        <w:lang w:val="fr-FR" w:eastAsia="en-US" w:bidi="ar-SA"/>
      </w:rPr>
    </w:lvl>
    <w:lvl w:ilvl="4">
      <w:start w:val="1"/>
      <w:numFmt w:val="bullet"/>
      <w:lvlText w:val=""/>
      <w:lvlJc w:val="left"/>
      <w:pPr>
        <w:ind w:left="4006" w:hanging="300"/>
      </w:pPr>
      <w:rPr>
        <w:rFonts w:ascii="Symbol" w:hAnsi="Symbol" w:cs="Symbol" w:hint="default"/>
        <w:lang w:val="fr-FR" w:eastAsia="en-US" w:bidi="ar-SA"/>
      </w:rPr>
    </w:lvl>
    <w:lvl w:ilvl="5">
      <w:start w:val="1"/>
      <w:numFmt w:val="bullet"/>
      <w:lvlText w:val=""/>
      <w:lvlJc w:val="left"/>
      <w:pPr>
        <w:ind w:left="4832" w:hanging="300"/>
      </w:pPr>
      <w:rPr>
        <w:rFonts w:ascii="Symbol" w:hAnsi="Symbol" w:cs="Symbol" w:hint="default"/>
        <w:lang w:val="fr-FR" w:eastAsia="en-US" w:bidi="ar-SA"/>
      </w:rPr>
    </w:lvl>
    <w:lvl w:ilvl="6">
      <w:start w:val="1"/>
      <w:numFmt w:val="bullet"/>
      <w:lvlText w:val=""/>
      <w:lvlJc w:val="left"/>
      <w:pPr>
        <w:ind w:left="5659" w:hanging="300"/>
      </w:pPr>
      <w:rPr>
        <w:rFonts w:ascii="Symbol" w:hAnsi="Symbol" w:cs="Symbol" w:hint="default"/>
        <w:lang w:val="fr-FR" w:eastAsia="en-US" w:bidi="ar-SA"/>
      </w:rPr>
    </w:lvl>
    <w:lvl w:ilvl="7">
      <w:start w:val="1"/>
      <w:numFmt w:val="bullet"/>
      <w:lvlText w:val=""/>
      <w:lvlJc w:val="left"/>
      <w:pPr>
        <w:ind w:left="6485" w:hanging="300"/>
      </w:pPr>
      <w:rPr>
        <w:rFonts w:ascii="Symbol" w:hAnsi="Symbol" w:cs="Symbol" w:hint="default"/>
        <w:lang w:val="fr-FR" w:eastAsia="en-US" w:bidi="ar-SA"/>
      </w:rPr>
    </w:lvl>
    <w:lvl w:ilvl="8">
      <w:start w:val="1"/>
      <w:numFmt w:val="bullet"/>
      <w:lvlText w:val=""/>
      <w:lvlJc w:val="left"/>
      <w:pPr>
        <w:ind w:left="7312" w:hanging="300"/>
      </w:pPr>
      <w:rPr>
        <w:rFonts w:ascii="Symbol" w:hAnsi="Symbol" w:cs="Symbol" w:hint="default"/>
        <w:lang w:val="fr-FR" w:eastAsia="en-US" w:bidi="ar-SA"/>
      </w:rPr>
    </w:lvl>
  </w:abstractNum>
  <w:abstractNum w:abstractNumId="2" w15:restartNumberingAfterBreak="0">
    <w:nsid w:val="182044DB"/>
    <w:multiLevelType w:val="multilevel"/>
    <w:tmpl w:val="A50892B8"/>
    <w:lvl w:ilvl="0">
      <w:start w:val="1"/>
      <w:numFmt w:val="decimal"/>
      <w:lvlText w:val="%1"/>
      <w:lvlJc w:val="left"/>
      <w:pPr>
        <w:ind w:left="456" w:hanging="352"/>
      </w:pPr>
      <w:rPr>
        <w:rFonts w:eastAsia="Georgia" w:cs="Georgia"/>
        <w:b/>
        <w:bCs/>
        <w:i w:val="0"/>
        <w:iCs w:val="0"/>
        <w:spacing w:val="0"/>
        <w:w w:val="114"/>
        <w:sz w:val="24"/>
        <w:szCs w:val="24"/>
        <w:lang w:val="fr-FR" w:eastAsia="en-US" w:bidi="ar-SA"/>
      </w:rPr>
    </w:lvl>
    <w:lvl w:ilvl="1">
      <w:start w:val="1"/>
      <w:numFmt w:val="decimal"/>
      <w:lvlText w:val="%1.%2"/>
      <w:lvlJc w:val="left"/>
      <w:pPr>
        <w:ind w:left="995" w:hanging="539"/>
      </w:pPr>
      <w:rPr>
        <w:rFonts w:eastAsia="Times New Roman" w:cs="Times New Roman"/>
        <w:b w:val="0"/>
        <w:bCs w:val="0"/>
        <w:i w:val="0"/>
        <w:iCs w:val="0"/>
        <w:spacing w:val="0"/>
        <w:w w:val="99"/>
        <w:sz w:val="24"/>
        <w:szCs w:val="24"/>
        <w:lang w:val="fr-FR" w:eastAsia="en-US" w:bidi="ar-SA"/>
      </w:rPr>
    </w:lvl>
    <w:lvl w:ilvl="2">
      <w:start w:val="1"/>
      <w:numFmt w:val="decimal"/>
      <w:lvlText w:val="%1.%2.%3"/>
      <w:lvlJc w:val="left"/>
      <w:pPr>
        <w:ind w:left="1744" w:hanging="750"/>
      </w:pPr>
      <w:rPr>
        <w:rFonts w:eastAsia="Times New Roman" w:cs="Times New Roman"/>
        <w:b w:val="0"/>
        <w:bCs w:val="0"/>
        <w:i w:val="0"/>
        <w:iCs w:val="0"/>
        <w:spacing w:val="0"/>
        <w:w w:val="100"/>
        <w:sz w:val="24"/>
        <w:szCs w:val="24"/>
        <w:lang w:val="fr-FR" w:eastAsia="en-US" w:bidi="ar-SA"/>
      </w:rPr>
    </w:lvl>
    <w:lvl w:ilvl="3">
      <w:start w:val="1"/>
      <w:numFmt w:val="bullet"/>
      <w:lvlText w:val=""/>
      <w:lvlJc w:val="left"/>
      <w:pPr>
        <w:ind w:left="2643" w:hanging="750"/>
      </w:pPr>
      <w:rPr>
        <w:rFonts w:ascii="Symbol" w:hAnsi="Symbol" w:cs="Symbol" w:hint="default"/>
        <w:lang w:val="fr-FR" w:eastAsia="en-US" w:bidi="ar-SA"/>
      </w:rPr>
    </w:lvl>
    <w:lvl w:ilvl="4">
      <w:start w:val="1"/>
      <w:numFmt w:val="bullet"/>
      <w:lvlText w:val=""/>
      <w:lvlJc w:val="left"/>
      <w:pPr>
        <w:ind w:left="3546" w:hanging="750"/>
      </w:pPr>
      <w:rPr>
        <w:rFonts w:ascii="Symbol" w:hAnsi="Symbol" w:cs="Symbol" w:hint="default"/>
        <w:lang w:val="fr-FR" w:eastAsia="en-US" w:bidi="ar-SA"/>
      </w:rPr>
    </w:lvl>
    <w:lvl w:ilvl="5">
      <w:start w:val="1"/>
      <w:numFmt w:val="bullet"/>
      <w:lvlText w:val=""/>
      <w:lvlJc w:val="left"/>
      <w:pPr>
        <w:ind w:left="4449" w:hanging="750"/>
      </w:pPr>
      <w:rPr>
        <w:rFonts w:ascii="Symbol" w:hAnsi="Symbol" w:cs="Symbol" w:hint="default"/>
        <w:lang w:val="fr-FR" w:eastAsia="en-US" w:bidi="ar-SA"/>
      </w:rPr>
    </w:lvl>
    <w:lvl w:ilvl="6">
      <w:start w:val="1"/>
      <w:numFmt w:val="bullet"/>
      <w:lvlText w:val=""/>
      <w:lvlJc w:val="left"/>
      <w:pPr>
        <w:ind w:left="5352" w:hanging="750"/>
      </w:pPr>
      <w:rPr>
        <w:rFonts w:ascii="Symbol" w:hAnsi="Symbol" w:cs="Symbol" w:hint="default"/>
        <w:lang w:val="fr-FR" w:eastAsia="en-US" w:bidi="ar-SA"/>
      </w:rPr>
    </w:lvl>
    <w:lvl w:ilvl="7">
      <w:start w:val="1"/>
      <w:numFmt w:val="bullet"/>
      <w:lvlText w:val=""/>
      <w:lvlJc w:val="left"/>
      <w:pPr>
        <w:ind w:left="6255" w:hanging="750"/>
      </w:pPr>
      <w:rPr>
        <w:rFonts w:ascii="Symbol" w:hAnsi="Symbol" w:cs="Symbol" w:hint="default"/>
        <w:lang w:val="fr-FR" w:eastAsia="en-US" w:bidi="ar-SA"/>
      </w:rPr>
    </w:lvl>
    <w:lvl w:ilvl="8">
      <w:start w:val="1"/>
      <w:numFmt w:val="bullet"/>
      <w:lvlText w:val=""/>
      <w:lvlJc w:val="left"/>
      <w:pPr>
        <w:ind w:left="7159" w:hanging="750"/>
      </w:pPr>
      <w:rPr>
        <w:rFonts w:ascii="Symbol" w:hAnsi="Symbol" w:cs="Symbol" w:hint="default"/>
        <w:lang w:val="fr-FR" w:eastAsia="en-US" w:bidi="ar-SA"/>
      </w:rPr>
    </w:lvl>
  </w:abstractNum>
  <w:abstractNum w:abstractNumId="3" w15:restartNumberingAfterBreak="0">
    <w:nsid w:val="1B7B7D2D"/>
    <w:multiLevelType w:val="multilevel"/>
    <w:tmpl w:val="D416CAAA"/>
    <w:lvl w:ilvl="0">
      <w:numFmt w:val="bullet"/>
      <w:lvlText w:val="—"/>
      <w:lvlJc w:val="left"/>
      <w:pPr>
        <w:ind w:left="691" w:hanging="352"/>
      </w:pPr>
      <w:rPr>
        <w:rFonts w:ascii="Times New Roman" w:hAnsi="Times New Roman" w:cs="Times New Roman" w:hint="default"/>
        <w:b w:val="0"/>
        <w:bCs w:val="0"/>
        <w:i w:val="0"/>
        <w:iCs w:val="0"/>
        <w:spacing w:val="0"/>
        <w:w w:val="97"/>
        <w:sz w:val="24"/>
        <w:szCs w:val="24"/>
        <w:lang w:val="fr-FR" w:eastAsia="en-US" w:bidi="ar-SA"/>
      </w:rPr>
    </w:lvl>
    <w:lvl w:ilvl="1">
      <w:start w:val="1"/>
      <w:numFmt w:val="bullet"/>
      <w:lvlText w:val=""/>
      <w:lvlJc w:val="left"/>
      <w:pPr>
        <w:ind w:left="1526" w:hanging="352"/>
      </w:pPr>
      <w:rPr>
        <w:rFonts w:ascii="Symbol" w:hAnsi="Symbol" w:cs="Symbol" w:hint="default"/>
        <w:lang w:val="fr-FR" w:eastAsia="en-US" w:bidi="ar-SA"/>
      </w:rPr>
    </w:lvl>
    <w:lvl w:ilvl="2">
      <w:start w:val="1"/>
      <w:numFmt w:val="bullet"/>
      <w:lvlText w:val=""/>
      <w:lvlJc w:val="left"/>
      <w:pPr>
        <w:ind w:left="2353" w:hanging="352"/>
      </w:pPr>
      <w:rPr>
        <w:rFonts w:ascii="Symbol" w:hAnsi="Symbol" w:cs="Symbol" w:hint="default"/>
        <w:lang w:val="fr-FR" w:eastAsia="en-US" w:bidi="ar-SA"/>
      </w:rPr>
    </w:lvl>
    <w:lvl w:ilvl="3">
      <w:start w:val="1"/>
      <w:numFmt w:val="bullet"/>
      <w:lvlText w:val=""/>
      <w:lvlJc w:val="left"/>
      <w:pPr>
        <w:ind w:left="3179" w:hanging="352"/>
      </w:pPr>
      <w:rPr>
        <w:rFonts w:ascii="Symbol" w:hAnsi="Symbol" w:cs="Symbol" w:hint="default"/>
        <w:lang w:val="fr-FR" w:eastAsia="en-US" w:bidi="ar-SA"/>
      </w:rPr>
    </w:lvl>
    <w:lvl w:ilvl="4">
      <w:start w:val="1"/>
      <w:numFmt w:val="bullet"/>
      <w:lvlText w:val=""/>
      <w:lvlJc w:val="left"/>
      <w:pPr>
        <w:ind w:left="4006" w:hanging="352"/>
      </w:pPr>
      <w:rPr>
        <w:rFonts w:ascii="Symbol" w:hAnsi="Symbol" w:cs="Symbol" w:hint="default"/>
        <w:lang w:val="fr-FR" w:eastAsia="en-US" w:bidi="ar-SA"/>
      </w:rPr>
    </w:lvl>
    <w:lvl w:ilvl="5">
      <w:start w:val="1"/>
      <w:numFmt w:val="bullet"/>
      <w:lvlText w:val=""/>
      <w:lvlJc w:val="left"/>
      <w:pPr>
        <w:ind w:left="4832" w:hanging="352"/>
      </w:pPr>
      <w:rPr>
        <w:rFonts w:ascii="Symbol" w:hAnsi="Symbol" w:cs="Symbol" w:hint="default"/>
        <w:lang w:val="fr-FR" w:eastAsia="en-US" w:bidi="ar-SA"/>
      </w:rPr>
    </w:lvl>
    <w:lvl w:ilvl="6">
      <w:start w:val="1"/>
      <w:numFmt w:val="bullet"/>
      <w:lvlText w:val=""/>
      <w:lvlJc w:val="left"/>
      <w:pPr>
        <w:ind w:left="5659" w:hanging="352"/>
      </w:pPr>
      <w:rPr>
        <w:rFonts w:ascii="Symbol" w:hAnsi="Symbol" w:cs="Symbol" w:hint="default"/>
        <w:lang w:val="fr-FR" w:eastAsia="en-US" w:bidi="ar-SA"/>
      </w:rPr>
    </w:lvl>
    <w:lvl w:ilvl="7">
      <w:start w:val="1"/>
      <w:numFmt w:val="bullet"/>
      <w:lvlText w:val=""/>
      <w:lvlJc w:val="left"/>
      <w:pPr>
        <w:ind w:left="6485" w:hanging="352"/>
      </w:pPr>
      <w:rPr>
        <w:rFonts w:ascii="Symbol" w:hAnsi="Symbol" w:cs="Symbol" w:hint="default"/>
        <w:lang w:val="fr-FR" w:eastAsia="en-US" w:bidi="ar-SA"/>
      </w:rPr>
    </w:lvl>
    <w:lvl w:ilvl="8">
      <w:start w:val="1"/>
      <w:numFmt w:val="bullet"/>
      <w:lvlText w:val=""/>
      <w:lvlJc w:val="left"/>
      <w:pPr>
        <w:ind w:left="7312" w:hanging="352"/>
      </w:pPr>
      <w:rPr>
        <w:rFonts w:ascii="Symbol" w:hAnsi="Symbol" w:cs="Symbol" w:hint="default"/>
        <w:lang w:val="fr-FR" w:eastAsia="en-US" w:bidi="ar-SA"/>
      </w:rPr>
    </w:lvl>
  </w:abstractNum>
  <w:abstractNum w:abstractNumId="4" w15:restartNumberingAfterBreak="0">
    <w:nsid w:val="1CFF1779"/>
    <w:multiLevelType w:val="multilevel"/>
    <w:tmpl w:val="51C8C692"/>
    <w:lvl w:ilvl="0">
      <w:start w:val="1"/>
      <w:numFmt w:val="bullet"/>
      <w:lvlText w:val="—"/>
      <w:lvlJc w:val="left"/>
      <w:pPr>
        <w:ind w:left="691" w:hanging="421"/>
      </w:pPr>
      <w:rPr>
        <w:rFonts w:ascii="Times New Roman" w:hAnsi="Times New Roman" w:cs="Times New Roman" w:hint="default"/>
        <w:b w:val="0"/>
        <w:bCs w:val="0"/>
        <w:i w:val="0"/>
        <w:iCs w:val="0"/>
        <w:spacing w:val="0"/>
        <w:w w:val="97"/>
        <w:sz w:val="24"/>
        <w:szCs w:val="24"/>
        <w:lang w:val="fr-FR" w:eastAsia="en-US" w:bidi="ar-SA"/>
      </w:rPr>
    </w:lvl>
    <w:lvl w:ilvl="1">
      <w:start w:val="1"/>
      <w:numFmt w:val="bullet"/>
      <w:lvlText w:val=""/>
      <w:lvlJc w:val="left"/>
      <w:pPr>
        <w:ind w:left="1526" w:hanging="421"/>
      </w:pPr>
      <w:rPr>
        <w:rFonts w:ascii="Symbol" w:hAnsi="Symbol" w:cs="Symbol" w:hint="default"/>
        <w:lang w:val="fr-FR" w:eastAsia="en-US" w:bidi="ar-SA"/>
      </w:rPr>
    </w:lvl>
    <w:lvl w:ilvl="2">
      <w:start w:val="1"/>
      <w:numFmt w:val="bullet"/>
      <w:lvlText w:val=""/>
      <w:lvlJc w:val="left"/>
      <w:pPr>
        <w:ind w:left="2353" w:hanging="421"/>
      </w:pPr>
      <w:rPr>
        <w:rFonts w:ascii="Symbol" w:hAnsi="Symbol" w:cs="Symbol" w:hint="default"/>
        <w:lang w:val="fr-FR" w:eastAsia="en-US" w:bidi="ar-SA"/>
      </w:rPr>
    </w:lvl>
    <w:lvl w:ilvl="3">
      <w:start w:val="1"/>
      <w:numFmt w:val="bullet"/>
      <w:lvlText w:val=""/>
      <w:lvlJc w:val="left"/>
      <w:pPr>
        <w:ind w:left="3179" w:hanging="421"/>
      </w:pPr>
      <w:rPr>
        <w:rFonts w:ascii="Symbol" w:hAnsi="Symbol" w:cs="Symbol" w:hint="default"/>
        <w:lang w:val="fr-FR" w:eastAsia="en-US" w:bidi="ar-SA"/>
      </w:rPr>
    </w:lvl>
    <w:lvl w:ilvl="4">
      <w:start w:val="1"/>
      <w:numFmt w:val="bullet"/>
      <w:lvlText w:val=""/>
      <w:lvlJc w:val="left"/>
      <w:pPr>
        <w:ind w:left="4006" w:hanging="421"/>
      </w:pPr>
      <w:rPr>
        <w:rFonts w:ascii="Symbol" w:hAnsi="Symbol" w:cs="Symbol" w:hint="default"/>
        <w:lang w:val="fr-FR" w:eastAsia="en-US" w:bidi="ar-SA"/>
      </w:rPr>
    </w:lvl>
    <w:lvl w:ilvl="5">
      <w:start w:val="1"/>
      <w:numFmt w:val="bullet"/>
      <w:lvlText w:val=""/>
      <w:lvlJc w:val="left"/>
      <w:pPr>
        <w:ind w:left="4832" w:hanging="421"/>
      </w:pPr>
      <w:rPr>
        <w:rFonts w:ascii="Symbol" w:hAnsi="Symbol" w:cs="Symbol" w:hint="default"/>
        <w:lang w:val="fr-FR" w:eastAsia="en-US" w:bidi="ar-SA"/>
      </w:rPr>
    </w:lvl>
    <w:lvl w:ilvl="6">
      <w:start w:val="1"/>
      <w:numFmt w:val="bullet"/>
      <w:lvlText w:val=""/>
      <w:lvlJc w:val="left"/>
      <w:pPr>
        <w:ind w:left="5659" w:hanging="421"/>
      </w:pPr>
      <w:rPr>
        <w:rFonts w:ascii="Symbol" w:hAnsi="Symbol" w:cs="Symbol" w:hint="default"/>
        <w:lang w:val="fr-FR" w:eastAsia="en-US" w:bidi="ar-SA"/>
      </w:rPr>
    </w:lvl>
    <w:lvl w:ilvl="7">
      <w:start w:val="1"/>
      <w:numFmt w:val="bullet"/>
      <w:lvlText w:val=""/>
      <w:lvlJc w:val="left"/>
      <w:pPr>
        <w:ind w:left="6485" w:hanging="421"/>
      </w:pPr>
      <w:rPr>
        <w:rFonts w:ascii="Symbol" w:hAnsi="Symbol" w:cs="Symbol" w:hint="default"/>
        <w:lang w:val="fr-FR" w:eastAsia="en-US" w:bidi="ar-SA"/>
      </w:rPr>
    </w:lvl>
    <w:lvl w:ilvl="8">
      <w:start w:val="1"/>
      <w:numFmt w:val="bullet"/>
      <w:lvlText w:val=""/>
      <w:lvlJc w:val="left"/>
      <w:pPr>
        <w:ind w:left="7312" w:hanging="421"/>
      </w:pPr>
      <w:rPr>
        <w:rFonts w:ascii="Symbol" w:hAnsi="Symbol" w:cs="Symbol" w:hint="default"/>
        <w:lang w:val="fr-FR" w:eastAsia="en-US" w:bidi="ar-SA"/>
      </w:rPr>
    </w:lvl>
  </w:abstractNum>
  <w:abstractNum w:abstractNumId="5" w15:restartNumberingAfterBreak="0">
    <w:nsid w:val="2DA67A19"/>
    <w:multiLevelType w:val="multilevel"/>
    <w:tmpl w:val="D4BCE2C0"/>
    <w:lvl w:ilvl="0">
      <w:start w:val="1"/>
      <w:numFmt w:val="decimal"/>
      <w:lvlText w:val="%1"/>
      <w:lvlJc w:val="left"/>
      <w:pPr>
        <w:ind w:left="663" w:hanging="558"/>
      </w:pPr>
      <w:rPr>
        <w:rFonts w:eastAsia="Cambria" w:cs="Cambria"/>
        <w:b/>
        <w:bCs/>
        <w:i w:val="0"/>
        <w:iCs w:val="0"/>
        <w:spacing w:val="0"/>
        <w:w w:val="92"/>
        <w:sz w:val="34"/>
        <w:szCs w:val="34"/>
        <w:lang w:val="fr-FR" w:eastAsia="en-US" w:bidi="ar-SA"/>
      </w:rPr>
    </w:lvl>
    <w:lvl w:ilvl="1">
      <w:start w:val="1"/>
      <w:numFmt w:val="decimal"/>
      <w:lvlText w:val="%1.%2"/>
      <w:lvlJc w:val="left"/>
      <w:pPr>
        <w:ind w:left="824" w:hanging="719"/>
      </w:pPr>
      <w:rPr>
        <w:rFonts w:eastAsia="Cambria" w:cs="Cambria"/>
        <w:b/>
        <w:bCs/>
        <w:i w:val="0"/>
        <w:iCs w:val="0"/>
        <w:spacing w:val="-1"/>
        <w:w w:val="101"/>
        <w:sz w:val="28"/>
        <w:szCs w:val="28"/>
        <w:lang w:val="fr-FR" w:eastAsia="en-US" w:bidi="ar-SA"/>
      </w:rPr>
    </w:lvl>
    <w:lvl w:ilvl="2">
      <w:start w:val="1"/>
      <w:numFmt w:val="decimal"/>
      <w:lvlText w:val="%1.%2.%3"/>
      <w:lvlJc w:val="left"/>
      <w:pPr>
        <w:ind w:left="927" w:hanging="822"/>
      </w:pPr>
      <w:rPr>
        <w:rFonts w:eastAsia="Georgia" w:cs="Georgia"/>
        <w:b/>
        <w:bCs/>
        <w:i w:val="0"/>
        <w:iCs w:val="0"/>
        <w:spacing w:val="0"/>
        <w:w w:val="95"/>
        <w:sz w:val="24"/>
        <w:szCs w:val="24"/>
        <w:lang w:val="fr-FR" w:eastAsia="en-US" w:bidi="ar-SA"/>
      </w:rPr>
    </w:lvl>
    <w:lvl w:ilvl="3">
      <w:start w:val="1"/>
      <w:numFmt w:val="bullet"/>
      <w:lvlText w:val=""/>
      <w:lvlJc w:val="left"/>
      <w:pPr>
        <w:ind w:left="1925" w:hanging="822"/>
      </w:pPr>
      <w:rPr>
        <w:rFonts w:ascii="Symbol" w:hAnsi="Symbol" w:cs="Symbol" w:hint="default"/>
        <w:lang w:val="fr-FR" w:eastAsia="en-US" w:bidi="ar-SA"/>
      </w:rPr>
    </w:lvl>
    <w:lvl w:ilvl="4">
      <w:start w:val="1"/>
      <w:numFmt w:val="bullet"/>
      <w:lvlText w:val=""/>
      <w:lvlJc w:val="left"/>
      <w:pPr>
        <w:ind w:left="2931" w:hanging="822"/>
      </w:pPr>
      <w:rPr>
        <w:rFonts w:ascii="Symbol" w:hAnsi="Symbol" w:cs="Symbol" w:hint="default"/>
        <w:lang w:val="fr-FR" w:eastAsia="en-US" w:bidi="ar-SA"/>
      </w:rPr>
    </w:lvl>
    <w:lvl w:ilvl="5">
      <w:start w:val="1"/>
      <w:numFmt w:val="bullet"/>
      <w:lvlText w:val=""/>
      <w:lvlJc w:val="left"/>
      <w:pPr>
        <w:ind w:left="3937" w:hanging="822"/>
      </w:pPr>
      <w:rPr>
        <w:rFonts w:ascii="Symbol" w:hAnsi="Symbol" w:cs="Symbol" w:hint="default"/>
        <w:lang w:val="fr-FR" w:eastAsia="en-US" w:bidi="ar-SA"/>
      </w:rPr>
    </w:lvl>
    <w:lvl w:ilvl="6">
      <w:start w:val="1"/>
      <w:numFmt w:val="bullet"/>
      <w:lvlText w:val=""/>
      <w:lvlJc w:val="left"/>
      <w:pPr>
        <w:ind w:left="4942" w:hanging="822"/>
      </w:pPr>
      <w:rPr>
        <w:rFonts w:ascii="Symbol" w:hAnsi="Symbol" w:cs="Symbol" w:hint="default"/>
        <w:lang w:val="fr-FR" w:eastAsia="en-US" w:bidi="ar-SA"/>
      </w:rPr>
    </w:lvl>
    <w:lvl w:ilvl="7">
      <w:start w:val="1"/>
      <w:numFmt w:val="bullet"/>
      <w:lvlText w:val=""/>
      <w:lvlJc w:val="left"/>
      <w:pPr>
        <w:ind w:left="5948" w:hanging="822"/>
      </w:pPr>
      <w:rPr>
        <w:rFonts w:ascii="Symbol" w:hAnsi="Symbol" w:cs="Symbol" w:hint="default"/>
        <w:lang w:val="fr-FR" w:eastAsia="en-US" w:bidi="ar-SA"/>
      </w:rPr>
    </w:lvl>
    <w:lvl w:ilvl="8">
      <w:start w:val="1"/>
      <w:numFmt w:val="bullet"/>
      <w:lvlText w:val=""/>
      <w:lvlJc w:val="left"/>
      <w:pPr>
        <w:ind w:left="6954" w:hanging="822"/>
      </w:pPr>
      <w:rPr>
        <w:rFonts w:ascii="Symbol" w:hAnsi="Symbol" w:cs="Symbol" w:hint="default"/>
        <w:lang w:val="fr-FR" w:eastAsia="en-US" w:bidi="ar-SA"/>
      </w:rPr>
    </w:lvl>
  </w:abstractNum>
  <w:abstractNum w:abstractNumId="6" w15:restartNumberingAfterBreak="0">
    <w:nsid w:val="2FF32F87"/>
    <w:multiLevelType w:val="multilevel"/>
    <w:tmpl w:val="067E590E"/>
    <w:lvl w:ilvl="0">
      <w:start w:val="1"/>
      <w:numFmt w:val="bullet"/>
      <w:lvlText w:val="—"/>
      <w:lvlJc w:val="left"/>
      <w:pPr>
        <w:ind w:left="691" w:hanging="352"/>
      </w:pPr>
      <w:rPr>
        <w:rFonts w:ascii="Times New Roman" w:hAnsi="Times New Roman" w:cs="Times New Roman" w:hint="default"/>
        <w:b w:val="0"/>
        <w:bCs w:val="0"/>
        <w:i w:val="0"/>
        <w:iCs w:val="0"/>
        <w:spacing w:val="0"/>
        <w:w w:val="97"/>
        <w:sz w:val="24"/>
        <w:szCs w:val="24"/>
        <w:lang w:val="fr-FR" w:eastAsia="en-US" w:bidi="ar-SA"/>
      </w:rPr>
    </w:lvl>
    <w:lvl w:ilvl="1">
      <w:start w:val="1"/>
      <w:numFmt w:val="bullet"/>
      <w:lvlText w:val="—"/>
      <w:lvlJc w:val="left"/>
      <w:pPr>
        <w:ind w:left="1206" w:hanging="352"/>
      </w:pPr>
      <w:rPr>
        <w:rFonts w:ascii="Times New Roman" w:hAnsi="Times New Roman" w:cs="Times New Roman" w:hint="default"/>
        <w:b w:val="0"/>
        <w:bCs w:val="0"/>
        <w:i w:val="0"/>
        <w:iCs w:val="0"/>
        <w:spacing w:val="0"/>
        <w:w w:val="97"/>
        <w:sz w:val="24"/>
        <w:szCs w:val="24"/>
        <w:lang w:val="fr-FR" w:eastAsia="en-US" w:bidi="ar-SA"/>
      </w:rPr>
    </w:lvl>
    <w:lvl w:ilvl="2">
      <w:start w:val="1"/>
      <w:numFmt w:val="bullet"/>
      <w:lvlText w:val=""/>
      <w:lvlJc w:val="left"/>
      <w:pPr>
        <w:ind w:left="2062" w:hanging="352"/>
      </w:pPr>
      <w:rPr>
        <w:rFonts w:ascii="Symbol" w:hAnsi="Symbol" w:cs="Symbol" w:hint="default"/>
        <w:lang w:val="fr-FR" w:eastAsia="en-US" w:bidi="ar-SA"/>
      </w:rPr>
    </w:lvl>
    <w:lvl w:ilvl="3">
      <w:start w:val="1"/>
      <w:numFmt w:val="bullet"/>
      <w:lvlText w:val=""/>
      <w:lvlJc w:val="left"/>
      <w:pPr>
        <w:ind w:left="2925" w:hanging="352"/>
      </w:pPr>
      <w:rPr>
        <w:rFonts w:ascii="Symbol" w:hAnsi="Symbol" w:cs="Symbol" w:hint="default"/>
        <w:lang w:val="fr-FR" w:eastAsia="en-US" w:bidi="ar-SA"/>
      </w:rPr>
    </w:lvl>
    <w:lvl w:ilvl="4">
      <w:start w:val="1"/>
      <w:numFmt w:val="bullet"/>
      <w:lvlText w:val=""/>
      <w:lvlJc w:val="left"/>
      <w:pPr>
        <w:ind w:left="3788" w:hanging="352"/>
      </w:pPr>
      <w:rPr>
        <w:rFonts w:ascii="Symbol" w:hAnsi="Symbol" w:cs="Symbol" w:hint="default"/>
        <w:lang w:val="fr-FR" w:eastAsia="en-US" w:bidi="ar-SA"/>
      </w:rPr>
    </w:lvl>
    <w:lvl w:ilvl="5">
      <w:start w:val="1"/>
      <w:numFmt w:val="bullet"/>
      <w:lvlText w:val=""/>
      <w:lvlJc w:val="left"/>
      <w:pPr>
        <w:ind w:left="4651" w:hanging="352"/>
      </w:pPr>
      <w:rPr>
        <w:rFonts w:ascii="Symbol" w:hAnsi="Symbol" w:cs="Symbol" w:hint="default"/>
        <w:lang w:val="fr-FR" w:eastAsia="en-US" w:bidi="ar-SA"/>
      </w:rPr>
    </w:lvl>
    <w:lvl w:ilvl="6">
      <w:start w:val="1"/>
      <w:numFmt w:val="bullet"/>
      <w:lvlText w:val=""/>
      <w:lvlJc w:val="left"/>
      <w:pPr>
        <w:ind w:left="5514" w:hanging="352"/>
      </w:pPr>
      <w:rPr>
        <w:rFonts w:ascii="Symbol" w:hAnsi="Symbol" w:cs="Symbol" w:hint="default"/>
        <w:lang w:val="fr-FR" w:eastAsia="en-US" w:bidi="ar-SA"/>
      </w:rPr>
    </w:lvl>
    <w:lvl w:ilvl="7">
      <w:start w:val="1"/>
      <w:numFmt w:val="bullet"/>
      <w:lvlText w:val=""/>
      <w:lvlJc w:val="left"/>
      <w:pPr>
        <w:ind w:left="6377" w:hanging="352"/>
      </w:pPr>
      <w:rPr>
        <w:rFonts w:ascii="Symbol" w:hAnsi="Symbol" w:cs="Symbol" w:hint="default"/>
        <w:lang w:val="fr-FR" w:eastAsia="en-US" w:bidi="ar-SA"/>
      </w:rPr>
    </w:lvl>
    <w:lvl w:ilvl="8">
      <w:start w:val="1"/>
      <w:numFmt w:val="bullet"/>
      <w:lvlText w:val=""/>
      <w:lvlJc w:val="left"/>
      <w:pPr>
        <w:ind w:left="7239" w:hanging="352"/>
      </w:pPr>
      <w:rPr>
        <w:rFonts w:ascii="Symbol" w:hAnsi="Symbol" w:cs="Symbol" w:hint="default"/>
        <w:lang w:val="fr-FR" w:eastAsia="en-US" w:bidi="ar-SA"/>
      </w:rPr>
    </w:lvl>
  </w:abstractNum>
  <w:abstractNum w:abstractNumId="7" w15:restartNumberingAfterBreak="0">
    <w:nsid w:val="43ED1E7E"/>
    <w:multiLevelType w:val="multilevel"/>
    <w:tmpl w:val="177C4814"/>
    <w:lvl w:ilvl="0">
      <w:start w:val="1"/>
      <w:numFmt w:val="bullet"/>
      <w:lvlText w:val="—"/>
      <w:lvlJc w:val="left"/>
      <w:pPr>
        <w:ind w:left="691" w:hanging="352"/>
      </w:pPr>
      <w:rPr>
        <w:rFonts w:ascii="Times New Roman" w:hAnsi="Times New Roman" w:cs="Times New Roman" w:hint="default"/>
        <w:b w:val="0"/>
        <w:bCs w:val="0"/>
        <w:i w:val="0"/>
        <w:iCs w:val="0"/>
        <w:spacing w:val="0"/>
        <w:w w:val="97"/>
        <w:sz w:val="24"/>
        <w:szCs w:val="24"/>
        <w:lang w:val="fr-FR" w:eastAsia="en-US" w:bidi="ar-SA"/>
      </w:rPr>
    </w:lvl>
    <w:lvl w:ilvl="1">
      <w:start w:val="1"/>
      <w:numFmt w:val="bullet"/>
      <w:lvlText w:val=""/>
      <w:lvlJc w:val="left"/>
      <w:pPr>
        <w:ind w:left="1526" w:hanging="352"/>
      </w:pPr>
      <w:rPr>
        <w:rFonts w:ascii="Symbol" w:hAnsi="Symbol" w:cs="Symbol" w:hint="default"/>
        <w:lang w:val="fr-FR" w:eastAsia="en-US" w:bidi="ar-SA"/>
      </w:rPr>
    </w:lvl>
    <w:lvl w:ilvl="2">
      <w:start w:val="1"/>
      <w:numFmt w:val="bullet"/>
      <w:lvlText w:val=""/>
      <w:lvlJc w:val="left"/>
      <w:pPr>
        <w:ind w:left="2353" w:hanging="352"/>
      </w:pPr>
      <w:rPr>
        <w:rFonts w:ascii="Symbol" w:hAnsi="Symbol" w:cs="Symbol" w:hint="default"/>
        <w:lang w:val="fr-FR" w:eastAsia="en-US" w:bidi="ar-SA"/>
      </w:rPr>
    </w:lvl>
    <w:lvl w:ilvl="3">
      <w:start w:val="1"/>
      <w:numFmt w:val="bullet"/>
      <w:lvlText w:val=""/>
      <w:lvlJc w:val="left"/>
      <w:pPr>
        <w:ind w:left="3179" w:hanging="352"/>
      </w:pPr>
      <w:rPr>
        <w:rFonts w:ascii="Symbol" w:hAnsi="Symbol" w:cs="Symbol" w:hint="default"/>
        <w:lang w:val="fr-FR" w:eastAsia="en-US" w:bidi="ar-SA"/>
      </w:rPr>
    </w:lvl>
    <w:lvl w:ilvl="4">
      <w:start w:val="1"/>
      <w:numFmt w:val="bullet"/>
      <w:lvlText w:val=""/>
      <w:lvlJc w:val="left"/>
      <w:pPr>
        <w:ind w:left="4006" w:hanging="352"/>
      </w:pPr>
      <w:rPr>
        <w:rFonts w:ascii="Symbol" w:hAnsi="Symbol" w:cs="Symbol" w:hint="default"/>
        <w:lang w:val="fr-FR" w:eastAsia="en-US" w:bidi="ar-SA"/>
      </w:rPr>
    </w:lvl>
    <w:lvl w:ilvl="5">
      <w:start w:val="1"/>
      <w:numFmt w:val="bullet"/>
      <w:lvlText w:val=""/>
      <w:lvlJc w:val="left"/>
      <w:pPr>
        <w:ind w:left="4832" w:hanging="352"/>
      </w:pPr>
      <w:rPr>
        <w:rFonts w:ascii="Symbol" w:hAnsi="Symbol" w:cs="Symbol" w:hint="default"/>
        <w:lang w:val="fr-FR" w:eastAsia="en-US" w:bidi="ar-SA"/>
      </w:rPr>
    </w:lvl>
    <w:lvl w:ilvl="6">
      <w:start w:val="1"/>
      <w:numFmt w:val="bullet"/>
      <w:lvlText w:val=""/>
      <w:lvlJc w:val="left"/>
      <w:pPr>
        <w:ind w:left="5659" w:hanging="352"/>
      </w:pPr>
      <w:rPr>
        <w:rFonts w:ascii="Symbol" w:hAnsi="Symbol" w:cs="Symbol" w:hint="default"/>
        <w:lang w:val="fr-FR" w:eastAsia="en-US" w:bidi="ar-SA"/>
      </w:rPr>
    </w:lvl>
    <w:lvl w:ilvl="7">
      <w:start w:val="1"/>
      <w:numFmt w:val="bullet"/>
      <w:lvlText w:val=""/>
      <w:lvlJc w:val="left"/>
      <w:pPr>
        <w:ind w:left="6485" w:hanging="352"/>
      </w:pPr>
      <w:rPr>
        <w:rFonts w:ascii="Symbol" w:hAnsi="Symbol" w:cs="Symbol" w:hint="default"/>
        <w:lang w:val="fr-FR" w:eastAsia="en-US" w:bidi="ar-SA"/>
      </w:rPr>
    </w:lvl>
    <w:lvl w:ilvl="8">
      <w:start w:val="1"/>
      <w:numFmt w:val="bullet"/>
      <w:lvlText w:val=""/>
      <w:lvlJc w:val="left"/>
      <w:pPr>
        <w:ind w:left="7312" w:hanging="352"/>
      </w:pPr>
      <w:rPr>
        <w:rFonts w:ascii="Symbol" w:hAnsi="Symbol" w:cs="Symbol" w:hint="default"/>
        <w:lang w:val="fr-FR" w:eastAsia="en-US" w:bidi="ar-SA"/>
      </w:rPr>
    </w:lvl>
  </w:abstractNum>
  <w:abstractNum w:abstractNumId="8" w15:restartNumberingAfterBreak="0">
    <w:nsid w:val="44536C02"/>
    <w:multiLevelType w:val="multilevel"/>
    <w:tmpl w:val="D042F682"/>
    <w:lvl w:ilvl="0">
      <w:start w:val="1"/>
      <w:numFmt w:val="bullet"/>
      <w:lvlText w:val="—"/>
      <w:lvlJc w:val="left"/>
      <w:pPr>
        <w:ind w:left="691" w:hanging="352"/>
      </w:pPr>
      <w:rPr>
        <w:rFonts w:ascii="Times New Roman" w:hAnsi="Times New Roman" w:cs="Times New Roman" w:hint="default"/>
        <w:b w:val="0"/>
        <w:bCs w:val="0"/>
        <w:i w:val="0"/>
        <w:iCs w:val="0"/>
        <w:spacing w:val="0"/>
        <w:w w:val="97"/>
        <w:sz w:val="24"/>
        <w:szCs w:val="24"/>
        <w:lang w:val="fr-FR" w:eastAsia="en-US" w:bidi="ar-SA"/>
      </w:rPr>
    </w:lvl>
    <w:lvl w:ilvl="1">
      <w:start w:val="1"/>
      <w:numFmt w:val="bullet"/>
      <w:lvlText w:val=""/>
      <w:lvlJc w:val="left"/>
      <w:pPr>
        <w:ind w:left="1526" w:hanging="352"/>
      </w:pPr>
      <w:rPr>
        <w:rFonts w:ascii="Symbol" w:hAnsi="Symbol" w:cs="Symbol" w:hint="default"/>
        <w:lang w:val="fr-FR" w:eastAsia="en-US" w:bidi="ar-SA"/>
      </w:rPr>
    </w:lvl>
    <w:lvl w:ilvl="2">
      <w:start w:val="1"/>
      <w:numFmt w:val="bullet"/>
      <w:lvlText w:val=""/>
      <w:lvlJc w:val="left"/>
      <w:pPr>
        <w:ind w:left="2353" w:hanging="352"/>
      </w:pPr>
      <w:rPr>
        <w:rFonts w:ascii="Symbol" w:hAnsi="Symbol" w:cs="Symbol" w:hint="default"/>
        <w:lang w:val="fr-FR" w:eastAsia="en-US" w:bidi="ar-SA"/>
      </w:rPr>
    </w:lvl>
    <w:lvl w:ilvl="3">
      <w:start w:val="1"/>
      <w:numFmt w:val="bullet"/>
      <w:lvlText w:val=""/>
      <w:lvlJc w:val="left"/>
      <w:pPr>
        <w:ind w:left="3179" w:hanging="352"/>
      </w:pPr>
      <w:rPr>
        <w:rFonts w:ascii="Symbol" w:hAnsi="Symbol" w:cs="Symbol" w:hint="default"/>
        <w:lang w:val="fr-FR" w:eastAsia="en-US" w:bidi="ar-SA"/>
      </w:rPr>
    </w:lvl>
    <w:lvl w:ilvl="4">
      <w:start w:val="1"/>
      <w:numFmt w:val="bullet"/>
      <w:lvlText w:val=""/>
      <w:lvlJc w:val="left"/>
      <w:pPr>
        <w:ind w:left="4006" w:hanging="352"/>
      </w:pPr>
      <w:rPr>
        <w:rFonts w:ascii="Symbol" w:hAnsi="Symbol" w:cs="Symbol" w:hint="default"/>
        <w:lang w:val="fr-FR" w:eastAsia="en-US" w:bidi="ar-SA"/>
      </w:rPr>
    </w:lvl>
    <w:lvl w:ilvl="5">
      <w:start w:val="1"/>
      <w:numFmt w:val="bullet"/>
      <w:lvlText w:val=""/>
      <w:lvlJc w:val="left"/>
      <w:pPr>
        <w:ind w:left="4832" w:hanging="352"/>
      </w:pPr>
      <w:rPr>
        <w:rFonts w:ascii="Symbol" w:hAnsi="Symbol" w:cs="Symbol" w:hint="default"/>
        <w:lang w:val="fr-FR" w:eastAsia="en-US" w:bidi="ar-SA"/>
      </w:rPr>
    </w:lvl>
    <w:lvl w:ilvl="6">
      <w:start w:val="1"/>
      <w:numFmt w:val="bullet"/>
      <w:lvlText w:val=""/>
      <w:lvlJc w:val="left"/>
      <w:pPr>
        <w:ind w:left="5659" w:hanging="352"/>
      </w:pPr>
      <w:rPr>
        <w:rFonts w:ascii="Symbol" w:hAnsi="Symbol" w:cs="Symbol" w:hint="default"/>
        <w:lang w:val="fr-FR" w:eastAsia="en-US" w:bidi="ar-SA"/>
      </w:rPr>
    </w:lvl>
    <w:lvl w:ilvl="7">
      <w:start w:val="1"/>
      <w:numFmt w:val="bullet"/>
      <w:lvlText w:val=""/>
      <w:lvlJc w:val="left"/>
      <w:pPr>
        <w:ind w:left="6485" w:hanging="352"/>
      </w:pPr>
      <w:rPr>
        <w:rFonts w:ascii="Symbol" w:hAnsi="Symbol" w:cs="Symbol" w:hint="default"/>
        <w:lang w:val="fr-FR" w:eastAsia="en-US" w:bidi="ar-SA"/>
      </w:rPr>
    </w:lvl>
    <w:lvl w:ilvl="8">
      <w:start w:val="1"/>
      <w:numFmt w:val="bullet"/>
      <w:lvlText w:val=""/>
      <w:lvlJc w:val="left"/>
      <w:pPr>
        <w:ind w:left="7312" w:hanging="352"/>
      </w:pPr>
      <w:rPr>
        <w:rFonts w:ascii="Symbol" w:hAnsi="Symbol" w:cs="Symbol" w:hint="default"/>
        <w:lang w:val="fr-FR" w:eastAsia="en-US" w:bidi="ar-SA"/>
      </w:rPr>
    </w:lvl>
  </w:abstractNum>
  <w:abstractNum w:abstractNumId="9" w15:restartNumberingAfterBreak="0">
    <w:nsid w:val="525661C5"/>
    <w:multiLevelType w:val="multilevel"/>
    <w:tmpl w:val="2272DD18"/>
    <w:lvl w:ilvl="0">
      <w:start w:val="1"/>
      <w:numFmt w:val="bullet"/>
      <w:lvlText w:val="•"/>
      <w:lvlJc w:val="left"/>
      <w:pPr>
        <w:ind w:left="652" w:hanging="196"/>
      </w:pPr>
      <w:rPr>
        <w:rFonts w:ascii="Times New Roman" w:hAnsi="Times New Roman" w:cs="Times New Roman" w:hint="default"/>
        <w:b w:val="0"/>
        <w:bCs w:val="0"/>
        <w:i w:val="0"/>
        <w:iCs w:val="0"/>
        <w:spacing w:val="0"/>
        <w:w w:val="139"/>
        <w:sz w:val="24"/>
        <w:szCs w:val="24"/>
        <w:lang w:val="fr-FR" w:eastAsia="en-US" w:bidi="ar-SA"/>
      </w:rPr>
    </w:lvl>
    <w:lvl w:ilvl="1">
      <w:start w:val="1"/>
      <w:numFmt w:val="bullet"/>
      <w:lvlText w:val=""/>
      <w:lvlJc w:val="left"/>
      <w:pPr>
        <w:ind w:left="1490" w:hanging="196"/>
      </w:pPr>
      <w:rPr>
        <w:rFonts w:ascii="Symbol" w:hAnsi="Symbol" w:cs="Symbol" w:hint="default"/>
        <w:lang w:val="fr-FR" w:eastAsia="en-US" w:bidi="ar-SA"/>
      </w:rPr>
    </w:lvl>
    <w:lvl w:ilvl="2">
      <w:start w:val="1"/>
      <w:numFmt w:val="bullet"/>
      <w:lvlText w:val=""/>
      <w:lvlJc w:val="left"/>
      <w:pPr>
        <w:ind w:left="2321" w:hanging="196"/>
      </w:pPr>
      <w:rPr>
        <w:rFonts w:ascii="Symbol" w:hAnsi="Symbol" w:cs="Symbol" w:hint="default"/>
        <w:lang w:val="fr-FR" w:eastAsia="en-US" w:bidi="ar-SA"/>
      </w:rPr>
    </w:lvl>
    <w:lvl w:ilvl="3">
      <w:start w:val="1"/>
      <w:numFmt w:val="bullet"/>
      <w:lvlText w:val=""/>
      <w:lvlJc w:val="left"/>
      <w:pPr>
        <w:ind w:left="3151" w:hanging="196"/>
      </w:pPr>
      <w:rPr>
        <w:rFonts w:ascii="Symbol" w:hAnsi="Symbol" w:cs="Symbol" w:hint="default"/>
        <w:lang w:val="fr-FR" w:eastAsia="en-US" w:bidi="ar-SA"/>
      </w:rPr>
    </w:lvl>
    <w:lvl w:ilvl="4">
      <w:start w:val="1"/>
      <w:numFmt w:val="bullet"/>
      <w:lvlText w:val=""/>
      <w:lvlJc w:val="left"/>
      <w:pPr>
        <w:ind w:left="3982" w:hanging="196"/>
      </w:pPr>
      <w:rPr>
        <w:rFonts w:ascii="Symbol" w:hAnsi="Symbol" w:cs="Symbol" w:hint="default"/>
        <w:lang w:val="fr-FR" w:eastAsia="en-US" w:bidi="ar-SA"/>
      </w:rPr>
    </w:lvl>
    <w:lvl w:ilvl="5">
      <w:start w:val="1"/>
      <w:numFmt w:val="bullet"/>
      <w:lvlText w:val=""/>
      <w:lvlJc w:val="left"/>
      <w:pPr>
        <w:ind w:left="4812" w:hanging="196"/>
      </w:pPr>
      <w:rPr>
        <w:rFonts w:ascii="Symbol" w:hAnsi="Symbol" w:cs="Symbol" w:hint="default"/>
        <w:lang w:val="fr-FR" w:eastAsia="en-US" w:bidi="ar-SA"/>
      </w:rPr>
    </w:lvl>
    <w:lvl w:ilvl="6">
      <w:start w:val="1"/>
      <w:numFmt w:val="bullet"/>
      <w:lvlText w:val=""/>
      <w:lvlJc w:val="left"/>
      <w:pPr>
        <w:ind w:left="5643" w:hanging="196"/>
      </w:pPr>
      <w:rPr>
        <w:rFonts w:ascii="Symbol" w:hAnsi="Symbol" w:cs="Symbol" w:hint="default"/>
        <w:lang w:val="fr-FR" w:eastAsia="en-US" w:bidi="ar-SA"/>
      </w:rPr>
    </w:lvl>
    <w:lvl w:ilvl="7">
      <w:start w:val="1"/>
      <w:numFmt w:val="bullet"/>
      <w:lvlText w:val=""/>
      <w:lvlJc w:val="left"/>
      <w:pPr>
        <w:ind w:left="6473" w:hanging="196"/>
      </w:pPr>
      <w:rPr>
        <w:rFonts w:ascii="Symbol" w:hAnsi="Symbol" w:cs="Symbol" w:hint="default"/>
        <w:lang w:val="fr-FR" w:eastAsia="en-US" w:bidi="ar-SA"/>
      </w:rPr>
    </w:lvl>
    <w:lvl w:ilvl="8">
      <w:start w:val="1"/>
      <w:numFmt w:val="bullet"/>
      <w:lvlText w:val=""/>
      <w:lvlJc w:val="left"/>
      <w:pPr>
        <w:ind w:left="7304" w:hanging="196"/>
      </w:pPr>
      <w:rPr>
        <w:rFonts w:ascii="Symbol" w:hAnsi="Symbol" w:cs="Symbol" w:hint="default"/>
        <w:lang w:val="fr-FR" w:eastAsia="en-US" w:bidi="ar-SA"/>
      </w:rPr>
    </w:lvl>
  </w:abstractNum>
  <w:abstractNum w:abstractNumId="10" w15:restartNumberingAfterBreak="0">
    <w:nsid w:val="52DE4C10"/>
    <w:multiLevelType w:val="multilevel"/>
    <w:tmpl w:val="927404E8"/>
    <w:lvl w:ilvl="0">
      <w:start w:val="1"/>
      <w:numFmt w:val="bullet"/>
      <w:lvlText w:val="—"/>
      <w:lvlJc w:val="left"/>
      <w:pPr>
        <w:ind w:left="691" w:hanging="352"/>
      </w:pPr>
      <w:rPr>
        <w:rFonts w:ascii="Times New Roman" w:hAnsi="Times New Roman" w:cs="Times New Roman" w:hint="default"/>
        <w:b w:val="0"/>
        <w:bCs w:val="0"/>
        <w:i w:val="0"/>
        <w:iCs w:val="0"/>
        <w:spacing w:val="0"/>
        <w:w w:val="97"/>
        <w:sz w:val="24"/>
        <w:szCs w:val="24"/>
        <w:lang w:val="fr-FR" w:eastAsia="en-US" w:bidi="ar-SA"/>
      </w:rPr>
    </w:lvl>
    <w:lvl w:ilvl="1">
      <w:start w:val="1"/>
      <w:numFmt w:val="bullet"/>
      <w:lvlText w:val=""/>
      <w:lvlJc w:val="left"/>
      <w:pPr>
        <w:ind w:left="1526" w:hanging="352"/>
      </w:pPr>
      <w:rPr>
        <w:rFonts w:ascii="Symbol" w:hAnsi="Symbol" w:cs="Symbol" w:hint="default"/>
        <w:lang w:val="fr-FR" w:eastAsia="en-US" w:bidi="ar-SA"/>
      </w:rPr>
    </w:lvl>
    <w:lvl w:ilvl="2">
      <w:start w:val="1"/>
      <w:numFmt w:val="bullet"/>
      <w:lvlText w:val=""/>
      <w:lvlJc w:val="left"/>
      <w:pPr>
        <w:ind w:left="2353" w:hanging="352"/>
      </w:pPr>
      <w:rPr>
        <w:rFonts w:ascii="Symbol" w:hAnsi="Symbol" w:cs="Symbol" w:hint="default"/>
        <w:lang w:val="fr-FR" w:eastAsia="en-US" w:bidi="ar-SA"/>
      </w:rPr>
    </w:lvl>
    <w:lvl w:ilvl="3">
      <w:start w:val="1"/>
      <w:numFmt w:val="bullet"/>
      <w:lvlText w:val=""/>
      <w:lvlJc w:val="left"/>
      <w:pPr>
        <w:ind w:left="3179" w:hanging="352"/>
      </w:pPr>
      <w:rPr>
        <w:rFonts w:ascii="Symbol" w:hAnsi="Symbol" w:cs="Symbol" w:hint="default"/>
        <w:lang w:val="fr-FR" w:eastAsia="en-US" w:bidi="ar-SA"/>
      </w:rPr>
    </w:lvl>
    <w:lvl w:ilvl="4">
      <w:start w:val="1"/>
      <w:numFmt w:val="bullet"/>
      <w:lvlText w:val=""/>
      <w:lvlJc w:val="left"/>
      <w:pPr>
        <w:ind w:left="4006" w:hanging="352"/>
      </w:pPr>
      <w:rPr>
        <w:rFonts w:ascii="Symbol" w:hAnsi="Symbol" w:cs="Symbol" w:hint="default"/>
        <w:lang w:val="fr-FR" w:eastAsia="en-US" w:bidi="ar-SA"/>
      </w:rPr>
    </w:lvl>
    <w:lvl w:ilvl="5">
      <w:start w:val="1"/>
      <w:numFmt w:val="bullet"/>
      <w:lvlText w:val=""/>
      <w:lvlJc w:val="left"/>
      <w:pPr>
        <w:ind w:left="4832" w:hanging="352"/>
      </w:pPr>
      <w:rPr>
        <w:rFonts w:ascii="Symbol" w:hAnsi="Symbol" w:cs="Symbol" w:hint="default"/>
        <w:lang w:val="fr-FR" w:eastAsia="en-US" w:bidi="ar-SA"/>
      </w:rPr>
    </w:lvl>
    <w:lvl w:ilvl="6">
      <w:start w:val="1"/>
      <w:numFmt w:val="bullet"/>
      <w:lvlText w:val=""/>
      <w:lvlJc w:val="left"/>
      <w:pPr>
        <w:ind w:left="5659" w:hanging="352"/>
      </w:pPr>
      <w:rPr>
        <w:rFonts w:ascii="Symbol" w:hAnsi="Symbol" w:cs="Symbol" w:hint="default"/>
        <w:lang w:val="fr-FR" w:eastAsia="en-US" w:bidi="ar-SA"/>
      </w:rPr>
    </w:lvl>
    <w:lvl w:ilvl="7">
      <w:start w:val="1"/>
      <w:numFmt w:val="bullet"/>
      <w:lvlText w:val=""/>
      <w:lvlJc w:val="left"/>
      <w:pPr>
        <w:ind w:left="6485" w:hanging="352"/>
      </w:pPr>
      <w:rPr>
        <w:rFonts w:ascii="Symbol" w:hAnsi="Symbol" w:cs="Symbol" w:hint="default"/>
        <w:lang w:val="fr-FR" w:eastAsia="en-US" w:bidi="ar-SA"/>
      </w:rPr>
    </w:lvl>
    <w:lvl w:ilvl="8">
      <w:start w:val="1"/>
      <w:numFmt w:val="bullet"/>
      <w:lvlText w:val=""/>
      <w:lvlJc w:val="left"/>
      <w:pPr>
        <w:ind w:left="7312" w:hanging="352"/>
      </w:pPr>
      <w:rPr>
        <w:rFonts w:ascii="Symbol" w:hAnsi="Symbol" w:cs="Symbol" w:hint="default"/>
        <w:lang w:val="fr-FR" w:eastAsia="en-US" w:bidi="ar-SA"/>
      </w:rPr>
    </w:lvl>
  </w:abstractNum>
  <w:abstractNum w:abstractNumId="11" w15:restartNumberingAfterBreak="0">
    <w:nsid w:val="57F93D5A"/>
    <w:multiLevelType w:val="multilevel"/>
    <w:tmpl w:val="C4FC8396"/>
    <w:lvl w:ilvl="0">
      <w:start w:val="1"/>
      <w:numFmt w:val="bullet"/>
      <w:lvlText w:val="—"/>
      <w:lvlJc w:val="left"/>
      <w:pPr>
        <w:ind w:left="691" w:hanging="352"/>
      </w:pPr>
      <w:rPr>
        <w:rFonts w:ascii="Times New Roman" w:hAnsi="Times New Roman" w:cs="Times New Roman" w:hint="default"/>
        <w:b w:val="0"/>
        <w:bCs w:val="0"/>
        <w:i w:val="0"/>
        <w:iCs w:val="0"/>
        <w:spacing w:val="0"/>
        <w:w w:val="97"/>
        <w:sz w:val="24"/>
        <w:szCs w:val="24"/>
        <w:lang w:val="fr-FR" w:eastAsia="en-US" w:bidi="ar-SA"/>
      </w:rPr>
    </w:lvl>
    <w:lvl w:ilvl="1">
      <w:start w:val="1"/>
      <w:numFmt w:val="bullet"/>
      <w:lvlText w:val=""/>
      <w:lvlJc w:val="left"/>
      <w:pPr>
        <w:ind w:left="1526" w:hanging="352"/>
      </w:pPr>
      <w:rPr>
        <w:rFonts w:ascii="Symbol" w:hAnsi="Symbol" w:cs="Symbol" w:hint="default"/>
        <w:lang w:val="fr-FR" w:eastAsia="en-US" w:bidi="ar-SA"/>
      </w:rPr>
    </w:lvl>
    <w:lvl w:ilvl="2">
      <w:start w:val="1"/>
      <w:numFmt w:val="bullet"/>
      <w:lvlText w:val=""/>
      <w:lvlJc w:val="left"/>
      <w:pPr>
        <w:ind w:left="2353" w:hanging="352"/>
      </w:pPr>
      <w:rPr>
        <w:rFonts w:ascii="Symbol" w:hAnsi="Symbol" w:cs="Symbol" w:hint="default"/>
        <w:lang w:val="fr-FR" w:eastAsia="en-US" w:bidi="ar-SA"/>
      </w:rPr>
    </w:lvl>
    <w:lvl w:ilvl="3">
      <w:start w:val="1"/>
      <w:numFmt w:val="bullet"/>
      <w:lvlText w:val=""/>
      <w:lvlJc w:val="left"/>
      <w:pPr>
        <w:ind w:left="3179" w:hanging="352"/>
      </w:pPr>
      <w:rPr>
        <w:rFonts w:ascii="Symbol" w:hAnsi="Symbol" w:cs="Symbol" w:hint="default"/>
        <w:lang w:val="fr-FR" w:eastAsia="en-US" w:bidi="ar-SA"/>
      </w:rPr>
    </w:lvl>
    <w:lvl w:ilvl="4">
      <w:start w:val="1"/>
      <w:numFmt w:val="bullet"/>
      <w:lvlText w:val=""/>
      <w:lvlJc w:val="left"/>
      <w:pPr>
        <w:ind w:left="4006" w:hanging="352"/>
      </w:pPr>
      <w:rPr>
        <w:rFonts w:ascii="Symbol" w:hAnsi="Symbol" w:cs="Symbol" w:hint="default"/>
        <w:lang w:val="fr-FR" w:eastAsia="en-US" w:bidi="ar-SA"/>
      </w:rPr>
    </w:lvl>
    <w:lvl w:ilvl="5">
      <w:start w:val="1"/>
      <w:numFmt w:val="bullet"/>
      <w:lvlText w:val=""/>
      <w:lvlJc w:val="left"/>
      <w:pPr>
        <w:ind w:left="4832" w:hanging="352"/>
      </w:pPr>
      <w:rPr>
        <w:rFonts w:ascii="Symbol" w:hAnsi="Symbol" w:cs="Symbol" w:hint="default"/>
        <w:lang w:val="fr-FR" w:eastAsia="en-US" w:bidi="ar-SA"/>
      </w:rPr>
    </w:lvl>
    <w:lvl w:ilvl="6">
      <w:start w:val="1"/>
      <w:numFmt w:val="bullet"/>
      <w:lvlText w:val=""/>
      <w:lvlJc w:val="left"/>
      <w:pPr>
        <w:ind w:left="5659" w:hanging="352"/>
      </w:pPr>
      <w:rPr>
        <w:rFonts w:ascii="Symbol" w:hAnsi="Symbol" w:cs="Symbol" w:hint="default"/>
        <w:lang w:val="fr-FR" w:eastAsia="en-US" w:bidi="ar-SA"/>
      </w:rPr>
    </w:lvl>
    <w:lvl w:ilvl="7">
      <w:start w:val="1"/>
      <w:numFmt w:val="bullet"/>
      <w:lvlText w:val=""/>
      <w:lvlJc w:val="left"/>
      <w:pPr>
        <w:ind w:left="6485" w:hanging="352"/>
      </w:pPr>
      <w:rPr>
        <w:rFonts w:ascii="Symbol" w:hAnsi="Symbol" w:cs="Symbol" w:hint="default"/>
        <w:lang w:val="fr-FR" w:eastAsia="en-US" w:bidi="ar-SA"/>
      </w:rPr>
    </w:lvl>
    <w:lvl w:ilvl="8">
      <w:start w:val="1"/>
      <w:numFmt w:val="bullet"/>
      <w:lvlText w:val=""/>
      <w:lvlJc w:val="left"/>
      <w:pPr>
        <w:ind w:left="7312" w:hanging="352"/>
      </w:pPr>
      <w:rPr>
        <w:rFonts w:ascii="Symbol" w:hAnsi="Symbol" w:cs="Symbol" w:hint="default"/>
        <w:lang w:val="fr-FR" w:eastAsia="en-US" w:bidi="ar-SA"/>
      </w:rPr>
    </w:lvl>
  </w:abstractNum>
  <w:abstractNum w:abstractNumId="12" w15:restartNumberingAfterBreak="0">
    <w:nsid w:val="79341550"/>
    <w:multiLevelType w:val="multilevel"/>
    <w:tmpl w:val="C8CE1620"/>
    <w:lvl w:ilvl="0">
      <w:start w:val="1"/>
      <w:numFmt w:val="bullet"/>
      <w:lvlText w:val="—"/>
      <w:lvlJc w:val="left"/>
      <w:pPr>
        <w:ind w:left="691" w:hanging="352"/>
      </w:pPr>
      <w:rPr>
        <w:rFonts w:ascii="Times New Roman" w:hAnsi="Times New Roman" w:cs="Times New Roman" w:hint="default"/>
        <w:b w:val="0"/>
        <w:bCs w:val="0"/>
        <w:i w:val="0"/>
        <w:iCs w:val="0"/>
        <w:spacing w:val="0"/>
        <w:w w:val="97"/>
        <w:sz w:val="24"/>
        <w:szCs w:val="24"/>
        <w:lang w:val="fr-FR" w:eastAsia="en-US" w:bidi="ar-SA"/>
      </w:rPr>
    </w:lvl>
    <w:lvl w:ilvl="1">
      <w:start w:val="1"/>
      <w:numFmt w:val="bullet"/>
      <w:lvlText w:val=""/>
      <w:lvlJc w:val="left"/>
      <w:pPr>
        <w:ind w:left="1526" w:hanging="352"/>
      </w:pPr>
      <w:rPr>
        <w:rFonts w:ascii="Symbol" w:hAnsi="Symbol" w:cs="Symbol" w:hint="default"/>
        <w:lang w:val="fr-FR" w:eastAsia="en-US" w:bidi="ar-SA"/>
      </w:rPr>
    </w:lvl>
    <w:lvl w:ilvl="2">
      <w:start w:val="1"/>
      <w:numFmt w:val="bullet"/>
      <w:lvlText w:val=""/>
      <w:lvlJc w:val="left"/>
      <w:pPr>
        <w:ind w:left="2353" w:hanging="352"/>
      </w:pPr>
      <w:rPr>
        <w:rFonts w:ascii="Symbol" w:hAnsi="Symbol" w:cs="Symbol" w:hint="default"/>
        <w:lang w:val="fr-FR" w:eastAsia="en-US" w:bidi="ar-SA"/>
      </w:rPr>
    </w:lvl>
    <w:lvl w:ilvl="3">
      <w:start w:val="1"/>
      <w:numFmt w:val="bullet"/>
      <w:lvlText w:val=""/>
      <w:lvlJc w:val="left"/>
      <w:pPr>
        <w:ind w:left="3179" w:hanging="352"/>
      </w:pPr>
      <w:rPr>
        <w:rFonts w:ascii="Symbol" w:hAnsi="Symbol" w:cs="Symbol" w:hint="default"/>
        <w:lang w:val="fr-FR" w:eastAsia="en-US" w:bidi="ar-SA"/>
      </w:rPr>
    </w:lvl>
    <w:lvl w:ilvl="4">
      <w:start w:val="1"/>
      <w:numFmt w:val="bullet"/>
      <w:lvlText w:val=""/>
      <w:lvlJc w:val="left"/>
      <w:pPr>
        <w:ind w:left="4006" w:hanging="352"/>
      </w:pPr>
      <w:rPr>
        <w:rFonts w:ascii="Symbol" w:hAnsi="Symbol" w:cs="Symbol" w:hint="default"/>
        <w:lang w:val="fr-FR" w:eastAsia="en-US" w:bidi="ar-SA"/>
      </w:rPr>
    </w:lvl>
    <w:lvl w:ilvl="5">
      <w:start w:val="1"/>
      <w:numFmt w:val="bullet"/>
      <w:lvlText w:val=""/>
      <w:lvlJc w:val="left"/>
      <w:pPr>
        <w:ind w:left="4832" w:hanging="352"/>
      </w:pPr>
      <w:rPr>
        <w:rFonts w:ascii="Symbol" w:hAnsi="Symbol" w:cs="Symbol" w:hint="default"/>
        <w:lang w:val="fr-FR" w:eastAsia="en-US" w:bidi="ar-SA"/>
      </w:rPr>
    </w:lvl>
    <w:lvl w:ilvl="6">
      <w:start w:val="1"/>
      <w:numFmt w:val="bullet"/>
      <w:lvlText w:val=""/>
      <w:lvlJc w:val="left"/>
      <w:pPr>
        <w:ind w:left="5659" w:hanging="352"/>
      </w:pPr>
      <w:rPr>
        <w:rFonts w:ascii="Symbol" w:hAnsi="Symbol" w:cs="Symbol" w:hint="default"/>
        <w:lang w:val="fr-FR" w:eastAsia="en-US" w:bidi="ar-SA"/>
      </w:rPr>
    </w:lvl>
    <w:lvl w:ilvl="7">
      <w:start w:val="1"/>
      <w:numFmt w:val="bullet"/>
      <w:lvlText w:val=""/>
      <w:lvlJc w:val="left"/>
      <w:pPr>
        <w:ind w:left="6485" w:hanging="352"/>
      </w:pPr>
      <w:rPr>
        <w:rFonts w:ascii="Symbol" w:hAnsi="Symbol" w:cs="Symbol" w:hint="default"/>
        <w:lang w:val="fr-FR" w:eastAsia="en-US" w:bidi="ar-SA"/>
      </w:rPr>
    </w:lvl>
    <w:lvl w:ilvl="8">
      <w:start w:val="1"/>
      <w:numFmt w:val="bullet"/>
      <w:lvlText w:val=""/>
      <w:lvlJc w:val="left"/>
      <w:pPr>
        <w:ind w:left="7312" w:hanging="352"/>
      </w:pPr>
      <w:rPr>
        <w:rFonts w:ascii="Symbol" w:hAnsi="Symbol" w:cs="Symbol" w:hint="default"/>
        <w:lang w:val="fr-FR" w:eastAsia="en-US" w:bidi="ar-SA"/>
      </w:rPr>
    </w:lvl>
  </w:abstractNum>
  <w:abstractNum w:abstractNumId="13" w15:restartNumberingAfterBreak="0">
    <w:nsid w:val="798834AD"/>
    <w:multiLevelType w:val="multilevel"/>
    <w:tmpl w:val="FE5EE42E"/>
    <w:lvl w:ilvl="0">
      <w:start w:val="1"/>
      <w:numFmt w:val="decimal"/>
      <w:lvlText w:val="%1."/>
      <w:lvlJc w:val="left"/>
      <w:pPr>
        <w:ind w:left="691" w:hanging="300"/>
      </w:pPr>
      <w:rPr>
        <w:rFonts w:eastAsia="Times New Roman" w:cs="Times New Roman"/>
        <w:b w:val="0"/>
        <w:bCs w:val="0"/>
        <w:i w:val="0"/>
        <w:iCs w:val="0"/>
        <w:spacing w:val="-1"/>
        <w:w w:val="101"/>
        <w:sz w:val="24"/>
        <w:szCs w:val="24"/>
        <w:lang w:val="fr-FR" w:eastAsia="en-US" w:bidi="ar-SA"/>
      </w:rPr>
    </w:lvl>
    <w:lvl w:ilvl="1">
      <w:start w:val="1"/>
      <w:numFmt w:val="bullet"/>
      <w:lvlText w:val=""/>
      <w:lvlJc w:val="left"/>
      <w:pPr>
        <w:ind w:left="1526" w:hanging="300"/>
      </w:pPr>
      <w:rPr>
        <w:rFonts w:ascii="Symbol" w:hAnsi="Symbol" w:cs="Symbol" w:hint="default"/>
        <w:lang w:val="fr-FR" w:eastAsia="en-US" w:bidi="ar-SA"/>
      </w:rPr>
    </w:lvl>
    <w:lvl w:ilvl="2">
      <w:start w:val="1"/>
      <w:numFmt w:val="bullet"/>
      <w:lvlText w:val=""/>
      <w:lvlJc w:val="left"/>
      <w:pPr>
        <w:ind w:left="2353" w:hanging="300"/>
      </w:pPr>
      <w:rPr>
        <w:rFonts w:ascii="Symbol" w:hAnsi="Symbol" w:cs="Symbol" w:hint="default"/>
        <w:lang w:val="fr-FR" w:eastAsia="en-US" w:bidi="ar-SA"/>
      </w:rPr>
    </w:lvl>
    <w:lvl w:ilvl="3">
      <w:start w:val="1"/>
      <w:numFmt w:val="bullet"/>
      <w:lvlText w:val=""/>
      <w:lvlJc w:val="left"/>
      <w:pPr>
        <w:ind w:left="3179" w:hanging="300"/>
      </w:pPr>
      <w:rPr>
        <w:rFonts w:ascii="Symbol" w:hAnsi="Symbol" w:cs="Symbol" w:hint="default"/>
        <w:lang w:val="fr-FR" w:eastAsia="en-US" w:bidi="ar-SA"/>
      </w:rPr>
    </w:lvl>
    <w:lvl w:ilvl="4">
      <w:start w:val="1"/>
      <w:numFmt w:val="bullet"/>
      <w:lvlText w:val=""/>
      <w:lvlJc w:val="left"/>
      <w:pPr>
        <w:ind w:left="4006" w:hanging="300"/>
      </w:pPr>
      <w:rPr>
        <w:rFonts w:ascii="Symbol" w:hAnsi="Symbol" w:cs="Symbol" w:hint="default"/>
        <w:lang w:val="fr-FR" w:eastAsia="en-US" w:bidi="ar-SA"/>
      </w:rPr>
    </w:lvl>
    <w:lvl w:ilvl="5">
      <w:start w:val="1"/>
      <w:numFmt w:val="bullet"/>
      <w:lvlText w:val=""/>
      <w:lvlJc w:val="left"/>
      <w:pPr>
        <w:ind w:left="4832" w:hanging="300"/>
      </w:pPr>
      <w:rPr>
        <w:rFonts w:ascii="Symbol" w:hAnsi="Symbol" w:cs="Symbol" w:hint="default"/>
        <w:lang w:val="fr-FR" w:eastAsia="en-US" w:bidi="ar-SA"/>
      </w:rPr>
    </w:lvl>
    <w:lvl w:ilvl="6">
      <w:start w:val="1"/>
      <w:numFmt w:val="bullet"/>
      <w:lvlText w:val=""/>
      <w:lvlJc w:val="left"/>
      <w:pPr>
        <w:ind w:left="5659" w:hanging="300"/>
      </w:pPr>
      <w:rPr>
        <w:rFonts w:ascii="Symbol" w:hAnsi="Symbol" w:cs="Symbol" w:hint="default"/>
        <w:lang w:val="fr-FR" w:eastAsia="en-US" w:bidi="ar-SA"/>
      </w:rPr>
    </w:lvl>
    <w:lvl w:ilvl="7">
      <w:start w:val="1"/>
      <w:numFmt w:val="bullet"/>
      <w:lvlText w:val=""/>
      <w:lvlJc w:val="left"/>
      <w:pPr>
        <w:ind w:left="6485" w:hanging="300"/>
      </w:pPr>
      <w:rPr>
        <w:rFonts w:ascii="Symbol" w:hAnsi="Symbol" w:cs="Symbol" w:hint="default"/>
        <w:lang w:val="fr-FR" w:eastAsia="en-US" w:bidi="ar-SA"/>
      </w:rPr>
    </w:lvl>
    <w:lvl w:ilvl="8">
      <w:start w:val="1"/>
      <w:numFmt w:val="bullet"/>
      <w:lvlText w:val=""/>
      <w:lvlJc w:val="left"/>
      <w:pPr>
        <w:ind w:left="7312" w:hanging="300"/>
      </w:pPr>
      <w:rPr>
        <w:rFonts w:ascii="Symbol" w:hAnsi="Symbol" w:cs="Symbol" w:hint="default"/>
        <w:lang w:val="fr-FR" w:eastAsia="en-US" w:bidi="ar-SA"/>
      </w:rPr>
    </w:lvl>
  </w:abstractNum>
  <w:abstractNum w:abstractNumId="14" w15:restartNumberingAfterBreak="0">
    <w:nsid w:val="7C64604D"/>
    <w:multiLevelType w:val="multilevel"/>
    <w:tmpl w:val="6EB0B092"/>
    <w:lvl w:ilvl="0">
      <w:start w:val="1"/>
      <w:numFmt w:val="bullet"/>
      <w:lvlText w:val="—"/>
      <w:lvlJc w:val="left"/>
      <w:pPr>
        <w:ind w:left="691" w:hanging="352"/>
      </w:pPr>
      <w:rPr>
        <w:rFonts w:ascii="Times New Roman" w:hAnsi="Times New Roman" w:cs="Times New Roman" w:hint="default"/>
        <w:b w:val="0"/>
        <w:bCs w:val="0"/>
        <w:i w:val="0"/>
        <w:iCs w:val="0"/>
        <w:spacing w:val="0"/>
        <w:w w:val="97"/>
        <w:sz w:val="24"/>
        <w:szCs w:val="24"/>
        <w:lang w:val="fr-FR" w:eastAsia="en-US" w:bidi="ar-SA"/>
      </w:rPr>
    </w:lvl>
    <w:lvl w:ilvl="1">
      <w:start w:val="1"/>
      <w:numFmt w:val="bullet"/>
      <w:lvlText w:val=""/>
      <w:lvlJc w:val="left"/>
      <w:pPr>
        <w:ind w:left="1526" w:hanging="352"/>
      </w:pPr>
      <w:rPr>
        <w:rFonts w:ascii="Symbol" w:hAnsi="Symbol" w:cs="Symbol" w:hint="default"/>
        <w:lang w:val="fr-FR" w:eastAsia="en-US" w:bidi="ar-SA"/>
      </w:rPr>
    </w:lvl>
    <w:lvl w:ilvl="2">
      <w:start w:val="1"/>
      <w:numFmt w:val="bullet"/>
      <w:lvlText w:val=""/>
      <w:lvlJc w:val="left"/>
      <w:pPr>
        <w:ind w:left="2353" w:hanging="352"/>
      </w:pPr>
      <w:rPr>
        <w:rFonts w:ascii="Symbol" w:hAnsi="Symbol" w:cs="Symbol" w:hint="default"/>
        <w:lang w:val="fr-FR" w:eastAsia="en-US" w:bidi="ar-SA"/>
      </w:rPr>
    </w:lvl>
    <w:lvl w:ilvl="3">
      <w:start w:val="1"/>
      <w:numFmt w:val="bullet"/>
      <w:lvlText w:val=""/>
      <w:lvlJc w:val="left"/>
      <w:pPr>
        <w:ind w:left="3179" w:hanging="352"/>
      </w:pPr>
      <w:rPr>
        <w:rFonts w:ascii="Symbol" w:hAnsi="Symbol" w:cs="Symbol" w:hint="default"/>
        <w:lang w:val="fr-FR" w:eastAsia="en-US" w:bidi="ar-SA"/>
      </w:rPr>
    </w:lvl>
    <w:lvl w:ilvl="4">
      <w:start w:val="1"/>
      <w:numFmt w:val="bullet"/>
      <w:lvlText w:val=""/>
      <w:lvlJc w:val="left"/>
      <w:pPr>
        <w:ind w:left="4006" w:hanging="352"/>
      </w:pPr>
      <w:rPr>
        <w:rFonts w:ascii="Symbol" w:hAnsi="Symbol" w:cs="Symbol" w:hint="default"/>
        <w:lang w:val="fr-FR" w:eastAsia="en-US" w:bidi="ar-SA"/>
      </w:rPr>
    </w:lvl>
    <w:lvl w:ilvl="5">
      <w:start w:val="1"/>
      <w:numFmt w:val="bullet"/>
      <w:lvlText w:val=""/>
      <w:lvlJc w:val="left"/>
      <w:pPr>
        <w:ind w:left="4832" w:hanging="352"/>
      </w:pPr>
      <w:rPr>
        <w:rFonts w:ascii="Symbol" w:hAnsi="Symbol" w:cs="Symbol" w:hint="default"/>
        <w:lang w:val="fr-FR" w:eastAsia="en-US" w:bidi="ar-SA"/>
      </w:rPr>
    </w:lvl>
    <w:lvl w:ilvl="6">
      <w:start w:val="1"/>
      <w:numFmt w:val="bullet"/>
      <w:lvlText w:val=""/>
      <w:lvlJc w:val="left"/>
      <w:pPr>
        <w:ind w:left="5659" w:hanging="352"/>
      </w:pPr>
      <w:rPr>
        <w:rFonts w:ascii="Symbol" w:hAnsi="Symbol" w:cs="Symbol" w:hint="default"/>
        <w:lang w:val="fr-FR" w:eastAsia="en-US" w:bidi="ar-SA"/>
      </w:rPr>
    </w:lvl>
    <w:lvl w:ilvl="7">
      <w:start w:val="1"/>
      <w:numFmt w:val="bullet"/>
      <w:lvlText w:val=""/>
      <w:lvlJc w:val="left"/>
      <w:pPr>
        <w:ind w:left="6485" w:hanging="352"/>
      </w:pPr>
      <w:rPr>
        <w:rFonts w:ascii="Symbol" w:hAnsi="Symbol" w:cs="Symbol" w:hint="default"/>
        <w:lang w:val="fr-FR" w:eastAsia="en-US" w:bidi="ar-SA"/>
      </w:rPr>
    </w:lvl>
    <w:lvl w:ilvl="8">
      <w:start w:val="1"/>
      <w:numFmt w:val="bullet"/>
      <w:lvlText w:val=""/>
      <w:lvlJc w:val="left"/>
      <w:pPr>
        <w:ind w:left="7312" w:hanging="352"/>
      </w:pPr>
      <w:rPr>
        <w:rFonts w:ascii="Symbol" w:hAnsi="Symbol" w:cs="Symbol" w:hint="default"/>
        <w:lang w:val="fr-FR" w:eastAsia="en-US" w:bidi="ar-SA"/>
      </w:rPr>
    </w:lvl>
  </w:abstractNum>
  <w:abstractNum w:abstractNumId="15" w15:restartNumberingAfterBreak="0">
    <w:nsid w:val="7DB85E18"/>
    <w:multiLevelType w:val="multilevel"/>
    <w:tmpl w:val="07267DB8"/>
    <w:lvl w:ilvl="0">
      <w:start w:val="1"/>
      <w:numFmt w:val="bullet"/>
      <w:lvlText w:val="—"/>
      <w:lvlJc w:val="left"/>
      <w:pPr>
        <w:ind w:left="457" w:hanging="352"/>
      </w:pPr>
      <w:rPr>
        <w:rFonts w:ascii="Times New Roman" w:hAnsi="Times New Roman" w:cs="Times New Roman" w:hint="default"/>
        <w:b w:val="0"/>
        <w:bCs w:val="0"/>
        <w:i w:val="0"/>
        <w:iCs w:val="0"/>
        <w:spacing w:val="0"/>
        <w:w w:val="97"/>
        <w:sz w:val="24"/>
        <w:szCs w:val="24"/>
        <w:lang w:val="fr-FR" w:eastAsia="en-US" w:bidi="ar-SA"/>
      </w:rPr>
    </w:lvl>
    <w:lvl w:ilvl="1">
      <w:start w:val="1"/>
      <w:numFmt w:val="bullet"/>
      <w:lvlText w:val=""/>
      <w:lvlJc w:val="left"/>
      <w:pPr>
        <w:ind w:left="1310" w:hanging="352"/>
      </w:pPr>
      <w:rPr>
        <w:rFonts w:ascii="Symbol" w:hAnsi="Symbol" w:cs="Symbol" w:hint="default"/>
        <w:lang w:val="fr-FR" w:eastAsia="en-US" w:bidi="ar-SA"/>
      </w:rPr>
    </w:lvl>
    <w:lvl w:ilvl="2">
      <w:start w:val="1"/>
      <w:numFmt w:val="bullet"/>
      <w:lvlText w:val=""/>
      <w:lvlJc w:val="left"/>
      <w:pPr>
        <w:ind w:left="2161" w:hanging="352"/>
      </w:pPr>
      <w:rPr>
        <w:rFonts w:ascii="Symbol" w:hAnsi="Symbol" w:cs="Symbol" w:hint="default"/>
        <w:lang w:val="fr-FR" w:eastAsia="en-US" w:bidi="ar-SA"/>
      </w:rPr>
    </w:lvl>
    <w:lvl w:ilvl="3">
      <w:start w:val="1"/>
      <w:numFmt w:val="bullet"/>
      <w:lvlText w:val=""/>
      <w:lvlJc w:val="left"/>
      <w:pPr>
        <w:ind w:left="3011" w:hanging="352"/>
      </w:pPr>
      <w:rPr>
        <w:rFonts w:ascii="Symbol" w:hAnsi="Symbol" w:cs="Symbol" w:hint="default"/>
        <w:lang w:val="fr-FR" w:eastAsia="en-US" w:bidi="ar-SA"/>
      </w:rPr>
    </w:lvl>
    <w:lvl w:ilvl="4">
      <w:start w:val="1"/>
      <w:numFmt w:val="bullet"/>
      <w:lvlText w:val=""/>
      <w:lvlJc w:val="left"/>
      <w:pPr>
        <w:ind w:left="3862" w:hanging="352"/>
      </w:pPr>
      <w:rPr>
        <w:rFonts w:ascii="Symbol" w:hAnsi="Symbol" w:cs="Symbol" w:hint="default"/>
        <w:lang w:val="fr-FR" w:eastAsia="en-US" w:bidi="ar-SA"/>
      </w:rPr>
    </w:lvl>
    <w:lvl w:ilvl="5">
      <w:start w:val="1"/>
      <w:numFmt w:val="bullet"/>
      <w:lvlText w:val=""/>
      <w:lvlJc w:val="left"/>
      <w:pPr>
        <w:ind w:left="4712" w:hanging="352"/>
      </w:pPr>
      <w:rPr>
        <w:rFonts w:ascii="Symbol" w:hAnsi="Symbol" w:cs="Symbol" w:hint="default"/>
        <w:lang w:val="fr-FR" w:eastAsia="en-US" w:bidi="ar-SA"/>
      </w:rPr>
    </w:lvl>
    <w:lvl w:ilvl="6">
      <w:start w:val="1"/>
      <w:numFmt w:val="bullet"/>
      <w:lvlText w:val=""/>
      <w:lvlJc w:val="left"/>
      <w:pPr>
        <w:ind w:left="5563" w:hanging="352"/>
      </w:pPr>
      <w:rPr>
        <w:rFonts w:ascii="Symbol" w:hAnsi="Symbol" w:cs="Symbol" w:hint="default"/>
        <w:lang w:val="fr-FR" w:eastAsia="en-US" w:bidi="ar-SA"/>
      </w:rPr>
    </w:lvl>
    <w:lvl w:ilvl="7">
      <w:start w:val="1"/>
      <w:numFmt w:val="bullet"/>
      <w:lvlText w:val=""/>
      <w:lvlJc w:val="left"/>
      <w:pPr>
        <w:ind w:left="6413" w:hanging="352"/>
      </w:pPr>
      <w:rPr>
        <w:rFonts w:ascii="Symbol" w:hAnsi="Symbol" w:cs="Symbol" w:hint="default"/>
        <w:lang w:val="fr-FR" w:eastAsia="en-US" w:bidi="ar-SA"/>
      </w:rPr>
    </w:lvl>
    <w:lvl w:ilvl="8">
      <w:start w:val="1"/>
      <w:numFmt w:val="bullet"/>
      <w:lvlText w:val=""/>
      <w:lvlJc w:val="left"/>
      <w:pPr>
        <w:ind w:left="7264" w:hanging="352"/>
      </w:pPr>
      <w:rPr>
        <w:rFonts w:ascii="Symbol" w:hAnsi="Symbol" w:cs="Symbol" w:hint="default"/>
        <w:lang w:val="fr-FR" w:eastAsia="en-US" w:bidi="ar-SA"/>
      </w:rPr>
    </w:lvl>
  </w:abstractNum>
  <w:num w:numId="1" w16cid:durableId="2061202697">
    <w:abstractNumId w:val="3"/>
  </w:num>
  <w:num w:numId="2" w16cid:durableId="1244100647">
    <w:abstractNumId w:val="1"/>
  </w:num>
  <w:num w:numId="3" w16cid:durableId="1430080072">
    <w:abstractNumId w:val="11"/>
  </w:num>
  <w:num w:numId="4" w16cid:durableId="625894311">
    <w:abstractNumId w:val="10"/>
  </w:num>
  <w:num w:numId="5" w16cid:durableId="719354981">
    <w:abstractNumId w:val="8"/>
  </w:num>
  <w:num w:numId="6" w16cid:durableId="1430348278">
    <w:abstractNumId w:val="14"/>
  </w:num>
  <w:num w:numId="7" w16cid:durableId="993876332">
    <w:abstractNumId w:val="9"/>
  </w:num>
  <w:num w:numId="8" w16cid:durableId="939684934">
    <w:abstractNumId w:val="6"/>
  </w:num>
  <w:num w:numId="9" w16cid:durableId="1056661747">
    <w:abstractNumId w:val="15"/>
  </w:num>
  <w:num w:numId="10" w16cid:durableId="2020737755">
    <w:abstractNumId w:val="4"/>
  </w:num>
  <w:num w:numId="11" w16cid:durableId="1408841217">
    <w:abstractNumId w:val="13"/>
  </w:num>
  <w:num w:numId="12" w16cid:durableId="2093813971">
    <w:abstractNumId w:val="7"/>
  </w:num>
  <w:num w:numId="13" w16cid:durableId="486945227">
    <w:abstractNumId w:val="12"/>
  </w:num>
  <w:num w:numId="14" w16cid:durableId="990601430">
    <w:abstractNumId w:val="5"/>
  </w:num>
  <w:num w:numId="15" w16cid:durableId="575748626">
    <w:abstractNumId w:val="2"/>
  </w:num>
  <w:num w:numId="16" w16cid:durableId="154378705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ul, Alexandre J">
    <w15:presenceInfo w15:providerId="AD" w15:userId="S::apaul314@gatech.edu::061cbc4b-4e35-4d55-912f-d3aa35039d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DC4"/>
    <w:rsid w:val="000A72F0"/>
    <w:rsid w:val="00161DAD"/>
    <w:rsid w:val="0025557D"/>
    <w:rsid w:val="003E36D7"/>
    <w:rsid w:val="007F7DC4"/>
    <w:rsid w:val="00904F7E"/>
    <w:rsid w:val="009F5EDD"/>
    <w:rsid w:val="00A32C6E"/>
    <w:rsid w:val="00B34CA6"/>
    <w:rsid w:val="00CF3CCC"/>
    <w:rsid w:val="00CF6E77"/>
    <w:rsid w:val="00D03074"/>
    <w:rsid w:val="00D64E0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266A2"/>
  <w15:docId w15:val="{1C70B342-EBE9-44F8-AD37-006893754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sz w:val="22"/>
      <w:lang w:val="fr-FR"/>
    </w:rPr>
  </w:style>
  <w:style w:type="paragraph" w:styleId="Titre1">
    <w:name w:val="heading 1"/>
    <w:basedOn w:val="Normal"/>
    <w:uiPriority w:val="1"/>
    <w:qFormat/>
    <w:pPr>
      <w:spacing w:before="83"/>
      <w:ind w:left="663" w:hanging="558"/>
      <w:outlineLvl w:val="0"/>
    </w:pPr>
    <w:rPr>
      <w:rFonts w:ascii="Cambria" w:eastAsia="Cambria" w:hAnsi="Cambria" w:cs="Cambria"/>
      <w:b/>
      <w:bCs/>
      <w:sz w:val="34"/>
      <w:szCs w:val="34"/>
    </w:rPr>
  </w:style>
  <w:style w:type="paragraph" w:styleId="Titre2">
    <w:name w:val="heading 2"/>
    <w:basedOn w:val="Normal"/>
    <w:uiPriority w:val="1"/>
    <w:qFormat/>
    <w:pPr>
      <w:ind w:left="824" w:hanging="719"/>
      <w:outlineLvl w:val="1"/>
    </w:pPr>
    <w:rPr>
      <w:rFonts w:ascii="Cambria" w:eastAsia="Cambria" w:hAnsi="Cambria" w:cs="Cambria"/>
      <w:b/>
      <w:bCs/>
      <w:sz w:val="28"/>
      <w:szCs w:val="28"/>
    </w:rPr>
  </w:style>
  <w:style w:type="paragraph" w:styleId="Titre3">
    <w:name w:val="heading 3"/>
    <w:basedOn w:val="Normal"/>
    <w:uiPriority w:val="1"/>
    <w:qFormat/>
    <w:pPr>
      <w:ind w:left="105"/>
      <w:outlineLvl w:val="2"/>
    </w:pPr>
    <w:rPr>
      <w:rFonts w:ascii="Georgia" w:eastAsia="Georgia" w:hAnsi="Georgia" w:cs="Georgia"/>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uiPriority w:val="99"/>
    <w:semiHidden/>
    <w:unhideWhenUsed/>
    <w:qFormat/>
    <w:rsid w:val="00AB748E"/>
    <w:rPr>
      <w:sz w:val="16"/>
      <w:szCs w:val="16"/>
    </w:rPr>
  </w:style>
  <w:style w:type="character" w:customStyle="1" w:styleId="CommentaireCar">
    <w:name w:val="Commentaire Car"/>
    <w:basedOn w:val="Policepardfaut"/>
    <w:link w:val="Commentaire"/>
    <w:uiPriority w:val="99"/>
    <w:semiHidden/>
    <w:qFormat/>
    <w:rsid w:val="00AB748E"/>
    <w:rPr>
      <w:rFonts w:ascii="Times New Roman" w:eastAsia="Times New Roman" w:hAnsi="Times New Roman" w:cs="Times New Roman"/>
      <w:sz w:val="20"/>
      <w:szCs w:val="20"/>
      <w:lang w:val="fr-FR"/>
    </w:rPr>
  </w:style>
  <w:style w:type="character" w:customStyle="1" w:styleId="ObjetducommentaireCar">
    <w:name w:val="Objet du commentaire Car"/>
    <w:basedOn w:val="CommentaireCar"/>
    <w:link w:val="Objetducommentaire"/>
    <w:uiPriority w:val="99"/>
    <w:semiHidden/>
    <w:qFormat/>
    <w:rsid w:val="00AB748E"/>
    <w:rPr>
      <w:rFonts w:ascii="Times New Roman" w:eastAsia="Times New Roman" w:hAnsi="Times New Roman" w:cs="Times New Roman"/>
      <w:b/>
      <w:bCs/>
      <w:sz w:val="20"/>
      <w:szCs w:val="20"/>
      <w:lang w:val="fr-FR"/>
    </w:rPr>
  </w:style>
  <w:style w:type="character" w:customStyle="1" w:styleId="TextedebullesCar">
    <w:name w:val="Texte de bulles Car"/>
    <w:basedOn w:val="Policepardfaut"/>
    <w:link w:val="Textedebulles"/>
    <w:uiPriority w:val="99"/>
    <w:semiHidden/>
    <w:qFormat/>
    <w:rsid w:val="00AB748E"/>
    <w:rPr>
      <w:rFonts w:ascii="Segoe UI" w:eastAsia="Times New Roman" w:hAnsi="Segoe UI" w:cs="Segoe UI"/>
      <w:sz w:val="18"/>
      <w:szCs w:val="18"/>
      <w:lang w:val="fr-FR"/>
    </w:rPr>
  </w:style>
  <w:style w:type="character" w:styleId="Lienhypertexte">
    <w:name w:val="Hyperlink"/>
    <w:rPr>
      <w:color w:val="000080"/>
      <w:u w:val="single"/>
    </w:rPr>
  </w:style>
  <w:style w:type="character" w:customStyle="1" w:styleId="IndexLink">
    <w:name w:val="Index Link"/>
    <w:qFormat/>
  </w:style>
  <w:style w:type="paragraph" w:customStyle="1" w:styleId="Heading">
    <w:name w:val="Heading"/>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uiPriority w:val="1"/>
    <w:qFormat/>
    <w:rPr>
      <w:sz w:val="24"/>
      <w:szCs w:val="24"/>
    </w:r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M1">
    <w:name w:val="toc 1"/>
    <w:basedOn w:val="Normal"/>
    <w:uiPriority w:val="1"/>
    <w:qFormat/>
    <w:pPr>
      <w:spacing w:before="251"/>
      <w:ind w:left="456" w:hanging="351"/>
    </w:pPr>
    <w:rPr>
      <w:rFonts w:ascii="Georgia" w:eastAsia="Georgia" w:hAnsi="Georgia" w:cs="Georgia"/>
      <w:b/>
      <w:bCs/>
      <w:sz w:val="24"/>
      <w:szCs w:val="24"/>
    </w:rPr>
  </w:style>
  <w:style w:type="paragraph" w:styleId="TM2">
    <w:name w:val="toc 2"/>
    <w:basedOn w:val="Normal"/>
    <w:uiPriority w:val="1"/>
    <w:qFormat/>
    <w:pPr>
      <w:spacing w:before="13"/>
      <w:ind w:left="995" w:hanging="539"/>
    </w:pPr>
    <w:rPr>
      <w:sz w:val="24"/>
      <w:szCs w:val="24"/>
    </w:rPr>
  </w:style>
  <w:style w:type="paragraph" w:styleId="TM3">
    <w:name w:val="toc 3"/>
    <w:basedOn w:val="Normal"/>
    <w:uiPriority w:val="1"/>
    <w:qFormat/>
    <w:pPr>
      <w:spacing w:before="13"/>
      <w:ind w:left="1744" w:hanging="749"/>
    </w:pPr>
    <w:rPr>
      <w:sz w:val="24"/>
      <w:szCs w:val="24"/>
    </w:rPr>
  </w:style>
  <w:style w:type="paragraph" w:styleId="Paragraphedeliste">
    <w:name w:val="List Paragraph"/>
    <w:basedOn w:val="Normal"/>
    <w:uiPriority w:val="1"/>
    <w:qFormat/>
    <w:pPr>
      <w:ind w:left="691" w:hanging="351"/>
    </w:pPr>
  </w:style>
  <w:style w:type="paragraph" w:customStyle="1" w:styleId="TableParagraph">
    <w:name w:val="Table Paragraph"/>
    <w:basedOn w:val="Normal"/>
    <w:uiPriority w:val="1"/>
    <w:qFormat/>
    <w:pPr>
      <w:spacing w:line="253" w:lineRule="exact"/>
      <w:ind w:left="7"/>
      <w:jc w:val="center"/>
    </w:pPr>
  </w:style>
  <w:style w:type="paragraph" w:styleId="Commentaire">
    <w:name w:val="annotation text"/>
    <w:basedOn w:val="Normal"/>
    <w:link w:val="CommentaireCar"/>
    <w:uiPriority w:val="99"/>
    <w:semiHidden/>
    <w:unhideWhenUsed/>
    <w:qFormat/>
    <w:rsid w:val="00AB748E"/>
    <w:rPr>
      <w:sz w:val="20"/>
      <w:szCs w:val="20"/>
    </w:rPr>
  </w:style>
  <w:style w:type="paragraph" w:styleId="Objetducommentaire">
    <w:name w:val="annotation subject"/>
    <w:basedOn w:val="Commentaire"/>
    <w:next w:val="Commentaire"/>
    <w:link w:val="ObjetducommentaireCar"/>
    <w:uiPriority w:val="99"/>
    <w:semiHidden/>
    <w:unhideWhenUsed/>
    <w:qFormat/>
    <w:rsid w:val="00AB748E"/>
    <w:rPr>
      <w:b/>
      <w:bCs/>
    </w:rPr>
  </w:style>
  <w:style w:type="paragraph" w:styleId="Textedebulles">
    <w:name w:val="Balloon Text"/>
    <w:basedOn w:val="Normal"/>
    <w:link w:val="TextedebullesCar"/>
    <w:uiPriority w:val="99"/>
    <w:semiHidden/>
    <w:unhideWhenUsed/>
    <w:qFormat/>
    <w:rsid w:val="00AB748E"/>
    <w:rPr>
      <w:rFonts w:ascii="Segoe UI" w:hAnsi="Segoe UI" w:cs="Segoe UI"/>
      <w:sz w:val="18"/>
      <w:szCs w:val="18"/>
    </w:rPr>
  </w:style>
  <w:style w:type="paragraph" w:customStyle="1" w:styleId="HeaderandFooter">
    <w:name w:val="Header and Footer"/>
    <w:basedOn w:val="Normal"/>
    <w:qFormat/>
  </w:style>
  <w:style w:type="paragraph" w:styleId="En-tte">
    <w:name w:val="header"/>
    <w:basedOn w:val="HeaderandFooter"/>
  </w:style>
  <w:style w:type="paragraph" w:customStyle="1" w:styleId="FrameContents">
    <w:name w:val="Frame Contents"/>
    <w:basedOn w:val="Normal"/>
    <w:qFormat/>
  </w:style>
  <w:style w:type="paragraph" w:styleId="Pieddepage">
    <w:name w:val="footer"/>
    <w:basedOn w:val="HeaderandFoote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Rvision">
    <w:name w:val="Revision"/>
    <w:hidden/>
    <w:uiPriority w:val="99"/>
    <w:semiHidden/>
    <w:rsid w:val="00904F7E"/>
    <w:pPr>
      <w:suppressAutoHyphens w:val="0"/>
    </w:pPr>
    <w:rPr>
      <w:rFonts w:ascii="Times New Roman" w:eastAsia="Times New Roman" w:hAnsi="Times New Roman" w:cs="Times New Roman"/>
      <w:sz w:val="2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4.xml"/><Relationship Id="rId34" Type="http://schemas.openxmlformats.org/officeDocument/2006/relationships/footer" Target="footer9.xml"/><Relationship Id="rId42" Type="http://schemas.openxmlformats.org/officeDocument/2006/relationships/footer" Target="footer12.xml"/><Relationship Id="rId47" Type="http://schemas.openxmlformats.org/officeDocument/2006/relationships/header" Target="header15.xml"/><Relationship Id="rId50" Type="http://schemas.openxmlformats.org/officeDocument/2006/relationships/footer" Target="footer16.xml"/><Relationship Id="rId55" Type="http://schemas.openxmlformats.org/officeDocument/2006/relationships/footer" Target="footer18.xml"/><Relationship Id="rId63" Type="http://schemas.openxmlformats.org/officeDocument/2006/relationships/footer" Target="footer21.xm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image" Target="media/image7.png"/><Relationship Id="rId37" Type="http://schemas.openxmlformats.org/officeDocument/2006/relationships/footer" Target="footer10.xml"/><Relationship Id="rId40" Type="http://schemas.openxmlformats.org/officeDocument/2006/relationships/footer" Target="footer11.xml"/><Relationship Id="rId45" Type="http://schemas.openxmlformats.org/officeDocument/2006/relationships/header" Target="header14.xml"/><Relationship Id="rId53" Type="http://schemas.openxmlformats.org/officeDocument/2006/relationships/footer" Target="footer17.xml"/><Relationship Id="rId58" Type="http://schemas.openxmlformats.org/officeDocument/2006/relationships/footer" Target="footer19.xm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2.jpeg"/><Relationship Id="rId1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footer" Target="footer8.xml"/><Relationship Id="rId35" Type="http://schemas.openxmlformats.org/officeDocument/2006/relationships/image" Target="media/image8.png"/><Relationship Id="rId43" Type="http://schemas.openxmlformats.org/officeDocument/2006/relationships/header" Target="header13.xml"/><Relationship Id="rId48" Type="http://schemas.openxmlformats.org/officeDocument/2006/relationships/footer" Target="footer15.xml"/><Relationship Id="rId56" Type="http://schemas.openxmlformats.org/officeDocument/2006/relationships/image" Target="media/image11.png"/><Relationship Id="rId64" Type="http://schemas.openxmlformats.org/officeDocument/2006/relationships/header" Target="header22.xml"/><Relationship Id="rId8" Type="http://schemas.openxmlformats.org/officeDocument/2006/relationships/image" Target="media/image2.png"/><Relationship Id="rId51" Type="http://schemas.openxmlformats.org/officeDocument/2006/relationships/image" Target="media/image10.jpe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footer" Target="footer6.xml"/><Relationship Id="rId33" Type="http://schemas.openxmlformats.org/officeDocument/2006/relationships/header" Target="header9.xml"/><Relationship Id="rId38" Type="http://schemas.openxmlformats.org/officeDocument/2006/relationships/image" Target="media/image9.png"/><Relationship Id="rId46" Type="http://schemas.openxmlformats.org/officeDocument/2006/relationships/footer" Target="footer14.xml"/><Relationship Id="rId59" Type="http://schemas.openxmlformats.org/officeDocument/2006/relationships/header" Target="header20.xml"/><Relationship Id="rId67" Type="http://schemas.microsoft.com/office/2011/relationships/people" Target="people.xml"/><Relationship Id="rId20" Type="http://schemas.openxmlformats.org/officeDocument/2006/relationships/header" Target="header4.xml"/><Relationship Id="rId41" Type="http://schemas.openxmlformats.org/officeDocument/2006/relationships/header" Target="header12.xml"/><Relationship Id="rId54" Type="http://schemas.openxmlformats.org/officeDocument/2006/relationships/header" Target="header18.xml"/><Relationship Id="rId62"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header" Target="header10.xml"/><Relationship Id="rId49" Type="http://schemas.openxmlformats.org/officeDocument/2006/relationships/header" Target="header16.xml"/><Relationship Id="rId57" Type="http://schemas.openxmlformats.org/officeDocument/2006/relationships/header" Target="header19.xml"/><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footer" Target="footer13.xml"/><Relationship Id="rId52" Type="http://schemas.openxmlformats.org/officeDocument/2006/relationships/header" Target="header17.xml"/><Relationship Id="rId60" Type="http://schemas.openxmlformats.org/officeDocument/2006/relationships/footer" Target="footer20.xml"/><Relationship Id="rId65" Type="http://schemas.openxmlformats.org/officeDocument/2006/relationships/footer" Target="footer22.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2.xml"/><Relationship Id="rId18" Type="http://schemas.microsoft.com/office/2011/relationships/commentsExtended" Target="commentsExtended.xml"/><Relationship Id="rId39"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25</Pages>
  <Words>5309</Words>
  <Characters>29200</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CNES</Company>
  <LinksUpToDate>false</LinksUpToDate>
  <CharactersWithSpaces>34441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 Frederi</dc:creator>
  <dc:description/>
  <cp:lastModifiedBy>Paul, Alexandre J</cp:lastModifiedBy>
  <cp:revision>3</cp:revision>
  <dcterms:created xsi:type="dcterms:W3CDTF">2025-01-29T09:29:00Z</dcterms:created>
  <dcterms:modified xsi:type="dcterms:W3CDTF">2025-01-29T09:43:00Z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CNES</vt:lpwstr>
  </property>
  <property fmtid="{D5CDD505-2E9C-101B-9397-08002B2CF9AE}" pid="4" name="Created">
    <vt:filetime>2024-12-04T00:00:00Z</vt:filetime>
  </property>
  <property fmtid="{D5CDD505-2E9C-101B-9397-08002B2CF9AE}" pid="5" name="Creator">
    <vt:lpwstr>LaTeX with hyperref</vt:lpwstr>
  </property>
  <property fmtid="{D5CDD505-2E9C-101B-9397-08002B2CF9AE}" pid="6" name="DocSecurity">
    <vt:i4>0</vt:i4>
  </property>
  <property fmtid="{D5CDD505-2E9C-101B-9397-08002B2CF9AE}" pid="7" name="HyperlinksChanged">
    <vt:bool>false</vt:bool>
  </property>
  <property fmtid="{D5CDD505-2E9C-101B-9397-08002B2CF9AE}" pid="8" name="LastSaved">
    <vt:filetime>2024-12-04T00:00:00Z</vt:filetime>
  </property>
  <property fmtid="{D5CDD505-2E9C-101B-9397-08002B2CF9AE}" pid="9" name="LinksUpToDate">
    <vt:bool>false</vt:bool>
  </property>
  <property fmtid="{D5CDD505-2E9C-101B-9397-08002B2CF9AE}" pid="10" name="PTEX.Fullbanner">
    <vt:lpwstr>This is pdfTeX, Version 3.141592653-2.6-1.40.26 (TeX Live 2024) kpathsea version 6.4.0</vt:lpwstr>
  </property>
  <property fmtid="{D5CDD505-2E9C-101B-9397-08002B2CF9AE}" pid="11" name="Producer">
    <vt:lpwstr>pdfTeX-1.40.26</vt:lpwstr>
  </property>
  <property fmtid="{D5CDD505-2E9C-101B-9397-08002B2CF9AE}" pid="12" name="ScaleCrop">
    <vt:bool>false</vt:bool>
  </property>
  <property fmtid="{D5CDD505-2E9C-101B-9397-08002B2CF9AE}" pid="13" name="ShareDoc">
    <vt:bool>false</vt:bool>
  </property>
</Properties>
</file>